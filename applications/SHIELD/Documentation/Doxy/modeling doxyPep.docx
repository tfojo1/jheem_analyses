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83E06" w14:textId="77777777" w:rsidR="008A0A8E" w:rsidRDefault="008A0A8E" w:rsidP="008A0A8E">
      <w:pPr>
        <w:pStyle w:val="Title"/>
      </w:pPr>
      <w:r>
        <w:t xml:space="preserve">Modeling Doxy PEP coverage </w:t>
      </w:r>
    </w:p>
    <w:p w14:paraId="254028CC" w14:textId="77777777" w:rsidR="008A0A8E" w:rsidRPr="004105BB" w:rsidRDefault="008A0A8E" w:rsidP="008A0A8E"/>
    <w:p w14:paraId="31635ADC" w14:textId="77777777" w:rsidR="008A0A8E" w:rsidRDefault="008A0A8E" w:rsidP="008A0A8E">
      <w:pPr>
        <w:pStyle w:val="Heading1"/>
      </w:pPr>
      <w:r>
        <w:t>Mathematical model</w:t>
      </w:r>
    </w:p>
    <w:p w14:paraId="2969F1ED" w14:textId="26449DB8" w:rsidR="008A0A8E" w:rsidRDefault="008A0A8E" w:rsidP="008A0A8E">
      <w:pPr>
        <w:pStyle w:val="Heading2"/>
      </w:pPr>
      <w:r>
        <w:t xml:space="preserve">Coverage formulation </w:t>
      </w:r>
    </w:p>
    <w:p w14:paraId="6072E670" w14:textId="77777777" w:rsidR="008A0A8E" w:rsidRPr="004105BB" w:rsidRDefault="008A0A8E" w:rsidP="008A0A8E">
      <w:r w:rsidRPr="004105BB">
        <w:t>Let:</w:t>
      </w:r>
    </w:p>
    <w:p w14:paraId="32FF529F" w14:textId="77777777" w:rsidR="008A0A8E" w:rsidRPr="004105BB" w:rsidRDefault="00000000" w:rsidP="008A0A8E">
      <w:pPr>
        <w:numPr>
          <w:ilvl w:val="0"/>
          <w:numId w:val="19"/>
        </w:numPr>
      </w:pPr>
      <m:oMath>
        <m:sSub>
          <m:sSubPr>
            <m:ctrlPr>
              <w:ins w:id="0" w:author="Parastu Kasaie" w:date="2025-11-24T10:42:00Z">
                <w:rPr>
                  <w:rFonts w:ascii="Cambria Math" w:hAnsi="Cambria Math"/>
                </w:rPr>
              </w:ins>
            </m:ctrlPr>
          </m:sSubPr>
          <m:e>
            <m:r>
              <w:rPr>
                <w:rFonts w:ascii="Cambria Math" w:hAnsi="Cambria Math"/>
              </w:rPr>
              <m:t>C</m:t>
            </m:r>
          </m:e>
          <m:sub>
            <m:r>
              <w:rPr>
                <w:rFonts w:ascii="Cambria Math" w:hAnsi="Cambria Math"/>
              </w:rPr>
              <m:t>t</m:t>
            </m:r>
          </m:sub>
        </m:sSub>
      </m:oMath>
      <w:r w:rsidR="008A0A8E" w:rsidRPr="004105BB">
        <w:t> = fraction of population currently on treatment (coverage)</w:t>
      </w:r>
    </w:p>
    <w:p w14:paraId="081161E0" w14:textId="77777777" w:rsidR="008A0A8E" w:rsidRPr="004105BB" w:rsidRDefault="008A0A8E" w:rsidP="008A0A8E">
      <w:pPr>
        <w:numPr>
          <w:ilvl w:val="0"/>
          <w:numId w:val="19"/>
        </w:numPr>
      </w:pPr>
      <m:oMath>
        <m:r>
          <w:rPr>
            <w:rFonts w:ascii="Cambria Math" w:hAnsi="Cambria Math"/>
          </w:rPr>
          <m:t>u</m:t>
        </m:r>
      </m:oMath>
      <w:r w:rsidRPr="004105BB">
        <w:t> = fraction of population starting treatment per time step (uptake)</w:t>
      </w:r>
    </w:p>
    <w:p w14:paraId="1DE48620" w14:textId="77777777" w:rsidR="008A0A8E" w:rsidRPr="004105BB" w:rsidRDefault="008A0A8E" w:rsidP="008A0A8E">
      <w:pPr>
        <w:numPr>
          <w:ilvl w:val="0"/>
          <w:numId w:val="19"/>
        </w:numPr>
      </w:pPr>
      <m:oMath>
        <m:r>
          <w:rPr>
            <w:rFonts w:ascii="Cambria Math" w:hAnsi="Cambria Math"/>
          </w:rPr>
          <m:t>λ</m:t>
        </m:r>
      </m:oMath>
      <w:r w:rsidRPr="004105BB">
        <w:t> = discontinuiation rate</w:t>
      </w:r>
    </w:p>
    <w:p w14:paraId="62FA327E" w14:textId="77777777" w:rsidR="008A0A8E" w:rsidRPr="004105BB" w:rsidRDefault="008A0A8E" w:rsidP="008A0A8E"/>
    <w:p w14:paraId="337006CF" w14:textId="77777777" w:rsidR="008A0A8E" w:rsidRPr="004105BB" w:rsidRDefault="008A0A8E" w:rsidP="008A0A8E">
      <w:r w:rsidRPr="004105BB">
        <w:t>Duration on treatment is exponentially distributed:</w:t>
      </w:r>
    </w:p>
    <w:p w14:paraId="6BC1F06A" w14:textId="77777777" w:rsidR="008A0A8E" w:rsidRPr="004105BB" w:rsidRDefault="008A0A8E" w:rsidP="008A0A8E">
      <m:oMathPara>
        <m:oMath>
          <m:r>
            <w:rPr>
              <w:rFonts w:ascii="Cambria Math" w:hAnsi="Cambria Math"/>
            </w:rPr>
            <m:t>P(</m:t>
          </m:r>
          <m:r>
            <m:rPr>
              <m:nor/>
            </m:rPr>
            <m:t>dur</m:t>
          </m:r>
          <m:r>
            <w:rPr>
              <w:rFonts w:ascii="Cambria Math" w:hAnsi="Cambria Math"/>
            </w:rPr>
            <m:t>&gt;t)=</m:t>
          </m:r>
          <m:sSup>
            <m:sSupPr>
              <m:ctrlPr>
                <w:ins w:id="1" w:author="Parastu Kasaie" w:date="2025-11-24T10:45:00Z">
                  <w:rPr>
                    <w:rFonts w:ascii="Cambria Math" w:hAnsi="Cambria Math"/>
                  </w:rPr>
                </w:ins>
              </m:ctrlPr>
            </m:sSupPr>
            <m:e>
              <m:r>
                <w:rPr>
                  <w:rFonts w:ascii="Cambria Math" w:hAnsi="Cambria Math"/>
                </w:rPr>
                <m:t>e</m:t>
              </m:r>
            </m:e>
            <m:sup>
              <m:r>
                <w:rPr>
                  <w:rFonts w:ascii="Cambria Math" w:hAnsi="Cambria Math"/>
                </w:rPr>
                <m:t>-λt</m:t>
              </m:r>
            </m:sup>
          </m:sSup>
          <m:r>
            <m:rPr>
              <m:sty m:val="p"/>
            </m:rPr>
            <w:rPr>
              <w:rFonts w:ascii="Cambria Math" w:hAnsi="Cambria Math"/>
            </w:rPr>
            <w:br/>
          </m:r>
        </m:oMath>
      </m:oMathPara>
    </w:p>
    <w:p w14:paraId="0A30FBB6" w14:textId="77777777" w:rsidR="008A0A8E" w:rsidRPr="004105BB" w:rsidRDefault="008A0A8E" w:rsidP="008A0A8E">
      <w:pPr>
        <w:numPr>
          <w:ilvl w:val="0"/>
          <w:numId w:val="20"/>
        </w:numPr>
      </w:pPr>
      <w:r w:rsidRPr="004105BB">
        <w:t>Persistence after 1 year:</w:t>
      </w:r>
    </w:p>
    <w:p w14:paraId="1435297F" w14:textId="77777777" w:rsidR="008A0A8E" w:rsidRPr="004105BB" w:rsidRDefault="008A0A8E" w:rsidP="008A0A8E">
      <m:oMathPara>
        <m:oMath>
          <m:r>
            <w:rPr>
              <w:rFonts w:ascii="Cambria Math" w:hAnsi="Cambria Math"/>
            </w:rPr>
            <m:t>P=P(</m:t>
          </m:r>
          <m:r>
            <m:rPr>
              <m:nor/>
            </m:rPr>
            <m:t>dur</m:t>
          </m:r>
          <m:r>
            <w:rPr>
              <w:rFonts w:ascii="Cambria Math" w:hAnsi="Cambria Math"/>
            </w:rPr>
            <m:t>&gt;1)=</m:t>
          </m:r>
          <m:sSup>
            <m:sSupPr>
              <m:ctrlPr>
                <w:ins w:id="2" w:author="Parastu Kasaie" w:date="2025-11-24T10:45:00Z">
                  <w:rPr>
                    <w:rFonts w:ascii="Cambria Math" w:hAnsi="Cambria Math"/>
                  </w:rPr>
                </w:ins>
              </m:ctrlPr>
            </m:sSupPr>
            <m:e>
              <m:r>
                <w:rPr>
                  <w:rFonts w:ascii="Cambria Math" w:hAnsi="Cambria Math"/>
                </w:rPr>
                <m:t>e</m:t>
              </m:r>
            </m:e>
            <m:sup>
              <m:r>
                <w:rPr>
                  <w:rFonts w:ascii="Cambria Math" w:hAnsi="Cambria Math"/>
                </w:rPr>
                <m:t>-λ</m:t>
              </m:r>
            </m:sup>
          </m:sSup>
          <m:r>
            <m:rPr>
              <m:sty m:val="p"/>
            </m:rPr>
            <w:rPr>
              <w:rFonts w:ascii="Cambria Math" w:hAnsi="Cambria Math"/>
            </w:rPr>
            <w:br/>
          </m:r>
        </m:oMath>
      </m:oMathPara>
    </w:p>
    <w:p w14:paraId="56859F56" w14:textId="77777777" w:rsidR="008A0A8E" w:rsidRPr="004105BB" w:rsidRDefault="008A0A8E" w:rsidP="008A0A8E"/>
    <w:p w14:paraId="5F3E9AE7" w14:textId="77777777" w:rsidR="008A0A8E" w:rsidRPr="004105BB" w:rsidRDefault="008A0A8E" w:rsidP="008A0A8E">
      <w:pPr>
        <w:rPr>
          <w:rStyle w:val="mord"/>
          <w:rFonts w:ascii="Cambria Math" w:hAnsi="Cambria Math"/>
          <w:i/>
          <w:color w:val="000000"/>
        </w:rPr>
      </w:pPr>
      <w:r w:rsidRPr="004105BB">
        <w:t>Population approximation:</w:t>
      </w:r>
      <w:r w:rsidRPr="004105BB">
        <w:rPr>
          <w:rFonts w:ascii="Cambria Math" w:hAnsi="Cambria Math"/>
          <w:i/>
        </w:rPr>
        <w:br/>
      </w:r>
      <m:oMathPara>
        <m:oMath>
          <m:r>
            <m:rPr>
              <m:sty m:val="p"/>
            </m:rPr>
            <w:rPr>
              <w:rStyle w:val="mord"/>
              <w:rFonts w:ascii="Cambria Math" w:eastAsiaTheme="majorEastAsia" w:hAnsi="Cambria Math"/>
              <w:color w:val="000000"/>
            </w:rPr>
            <m:t>Ct</m:t>
          </m:r>
          <m:r>
            <m:rPr>
              <m:sty m:val="p"/>
            </m:rPr>
            <w:rPr>
              <w:rStyle w:val="mbin"/>
              <w:rFonts w:ascii="Cambria Math" w:hAnsi="Cambria Math"/>
              <w:color w:val="000000"/>
            </w:rPr>
            <m:t>+</m:t>
          </m:r>
          <m:r>
            <m:rPr>
              <m:sty m:val="p"/>
            </m:rPr>
            <w:rPr>
              <w:rStyle w:val="mord"/>
              <w:rFonts w:ascii="Cambria Math" w:eastAsiaTheme="majorEastAsia" w:hAnsi="Cambria Math"/>
              <w:color w:val="000000"/>
            </w:rPr>
            <m:t>1</m:t>
          </m:r>
          <m:r>
            <m:rPr>
              <m:sty m:val="p"/>
            </m:rPr>
            <w:rPr>
              <w:rStyle w:val="vlist-s"/>
              <w:rFonts w:ascii="Cambria Math" w:eastAsiaTheme="majorEastAsia" w:hAnsi="Cambria Math"/>
              <w:color w:val="000000"/>
            </w:rPr>
            <m:t>​</m:t>
          </m:r>
          <m:r>
            <m:rPr>
              <m:sty m:val="p"/>
            </m:rPr>
            <w:rPr>
              <w:rStyle w:val="mrel"/>
              <w:rFonts w:ascii="Cambria Math" w:eastAsiaTheme="majorEastAsia" w:hAnsi="Cambria Math"/>
              <w:color w:val="000000"/>
            </w:rPr>
            <m:t>=</m:t>
          </m:r>
          <m:r>
            <m:rPr>
              <m:sty m:val="p"/>
            </m:rPr>
            <w:rPr>
              <w:rStyle w:val="mord"/>
              <w:rFonts w:ascii="Cambria Math" w:eastAsiaTheme="majorEastAsia" w:hAnsi="Cambria Math"/>
              <w:color w:val="000000"/>
            </w:rPr>
            <m:t>u</m:t>
          </m:r>
          <m:r>
            <m:rPr>
              <m:sty m:val="p"/>
            </m:rPr>
            <w:rPr>
              <w:rStyle w:val="mbin"/>
              <w:rFonts w:ascii="Cambria Math" w:hAnsi="Cambria Math"/>
              <w:color w:val="000000"/>
            </w:rPr>
            <m:t>+</m:t>
          </m:r>
          <m:r>
            <m:rPr>
              <m:sty m:val="p"/>
            </m:rPr>
            <w:rPr>
              <w:rStyle w:val="mopen"/>
              <w:rFonts w:ascii="Cambria Math" w:hAnsi="Cambria Math"/>
              <w:color w:val="000000"/>
            </w:rPr>
            <m:t>(</m:t>
          </m:r>
          <m:r>
            <m:rPr>
              <m:sty m:val="p"/>
            </m:rPr>
            <w:rPr>
              <w:rStyle w:val="mord"/>
              <w:rFonts w:ascii="Cambria Math" w:eastAsiaTheme="majorEastAsia" w:hAnsi="Cambria Math"/>
              <w:color w:val="000000"/>
            </w:rPr>
            <m:t>1</m:t>
          </m:r>
          <m:r>
            <m:rPr>
              <m:sty m:val="p"/>
            </m:rPr>
            <w:rPr>
              <w:rStyle w:val="mbin"/>
              <w:rFonts w:ascii="Cambria Math" w:hAnsi="Cambria Math"/>
              <w:color w:val="000000"/>
            </w:rPr>
            <m:t>-</m:t>
          </m:r>
          <m:r>
            <m:rPr>
              <m:sty m:val="p"/>
            </m:rPr>
            <w:rPr>
              <w:rStyle w:val="mord"/>
              <w:rFonts w:ascii="Cambria Math" w:eastAsiaTheme="majorEastAsia" w:hAnsi="Cambria Math"/>
              <w:color w:val="000000"/>
            </w:rPr>
            <m:t>λ</m:t>
          </m:r>
          <m:r>
            <w:rPr>
              <w:rStyle w:val="mclose"/>
              <w:rFonts w:ascii="Cambria Math" w:hAnsi="Cambria Math"/>
              <w:color w:val="000000"/>
            </w:rPr>
            <m:t>)</m:t>
          </m:r>
          <m:r>
            <m:rPr>
              <m:sty m:val="p"/>
            </m:rPr>
            <w:rPr>
              <w:rStyle w:val="mord"/>
              <w:rFonts w:ascii="Cambria Math" w:eastAsiaTheme="majorEastAsia" w:hAnsi="Cambria Math"/>
              <w:color w:val="000000"/>
            </w:rPr>
            <m:t>Ct</m:t>
          </m:r>
        </m:oMath>
      </m:oMathPara>
    </w:p>
    <w:p w14:paraId="7FC98900" w14:textId="77777777" w:rsidR="008A0A8E" w:rsidRDefault="008A0A8E" w:rsidP="008A0A8E">
      <w:pPr>
        <w:rPr>
          <w:rStyle w:val="vlist-s"/>
          <w:rFonts w:eastAsiaTheme="majorEastAsia"/>
          <w:color w:val="000000"/>
        </w:rPr>
      </w:pPr>
    </w:p>
    <w:p w14:paraId="7199B338" w14:textId="77777777" w:rsidR="008A0A8E" w:rsidRPr="004105BB" w:rsidRDefault="008A0A8E" w:rsidP="008A0A8E">
      <w:pPr>
        <w:rPr>
          <w:rStyle w:val="vlist-s"/>
          <w:rFonts w:eastAsiaTheme="majorEastAsia"/>
          <w:color w:val="000000"/>
        </w:rPr>
      </w:pPr>
      <w:r w:rsidRPr="004105BB">
        <w:rPr>
          <w:rStyle w:val="vlist-s"/>
          <w:rFonts w:eastAsiaTheme="majorEastAsia"/>
          <w:color w:val="000000"/>
        </w:rPr>
        <w:t>If we solve this for the steady-state (C*):</w:t>
      </w:r>
    </w:p>
    <w:p w14:paraId="307D4CAD" w14:textId="77777777" w:rsidR="008A0A8E" w:rsidRPr="004105BB" w:rsidRDefault="00000000" w:rsidP="008A0A8E">
      <w:pPr>
        <w:rPr>
          <w:rStyle w:val="mord"/>
          <w:rFonts w:ascii="Cambria Math" w:hAnsi="Cambria Math"/>
          <w:i/>
          <w:color w:val="000000"/>
        </w:rPr>
      </w:pPr>
      <m:oMathPara>
        <m:oMath>
          <m:sSup>
            <m:sSupPr>
              <m:ctrlPr>
                <w:ins w:id="3" w:author="Unknown" w:date="2025-11-10T13:59:00Z" w16du:dateUtc="2025-11-10T18:59:00Z">
                  <w:rPr>
                    <w:rStyle w:val="mord"/>
                    <w:rFonts w:ascii="Cambria Math" w:hAnsi="Cambria Math"/>
                    <w:i/>
                    <w:color w:val="000000"/>
                  </w:rPr>
                </w:ins>
              </m:ctrlPr>
            </m:sSupPr>
            <m:e>
              <m:r>
                <w:rPr>
                  <w:rStyle w:val="mord"/>
                  <w:rFonts w:ascii="Cambria Math" w:hAnsi="Cambria Math"/>
                  <w:color w:val="000000"/>
                </w:rPr>
                <m:t>C</m:t>
              </m:r>
            </m:e>
            <m:sup>
              <m:r>
                <w:rPr>
                  <w:rStyle w:val="mord"/>
                  <w:rFonts w:ascii="Cambria Math" w:hAnsi="Cambria Math"/>
                  <w:color w:val="000000"/>
                </w:rPr>
                <m:t>*</m:t>
              </m:r>
            </m:sup>
          </m:sSup>
          <m:r>
            <w:rPr>
              <w:rStyle w:val="mord"/>
              <w:rFonts w:ascii="Cambria Math" w:hAnsi="Cambria Math"/>
              <w:color w:val="000000"/>
            </w:rPr>
            <m:t>=</m:t>
          </m:r>
          <m:f>
            <m:fPr>
              <m:ctrlPr>
                <w:ins w:id="4" w:author="Unknown" w:date="2025-11-10T13:59:00Z" w16du:dateUtc="2025-11-10T18:59:00Z">
                  <w:rPr>
                    <w:rStyle w:val="mord"/>
                    <w:rFonts w:ascii="Cambria Math" w:hAnsi="Cambria Math"/>
                    <w:i/>
                    <w:color w:val="000000"/>
                  </w:rPr>
                </w:ins>
              </m:ctrlPr>
            </m:fPr>
            <m:num>
              <m:r>
                <w:rPr>
                  <w:rStyle w:val="mord"/>
                  <w:rFonts w:ascii="Cambria Math" w:hAnsi="Cambria Math"/>
                  <w:color w:val="000000"/>
                </w:rPr>
                <m:t>u</m:t>
              </m:r>
            </m:num>
            <m:den>
              <m:r>
                <m:rPr>
                  <m:sty m:val="p"/>
                </m:rPr>
                <w:rPr>
                  <w:rStyle w:val="mord"/>
                  <w:rFonts w:ascii="Cambria Math" w:eastAsiaTheme="majorEastAsia" w:hAnsi="Cambria Math"/>
                  <w:color w:val="000000"/>
                </w:rPr>
                <m:t>λ</m:t>
              </m:r>
            </m:den>
          </m:f>
        </m:oMath>
      </m:oMathPara>
    </w:p>
    <w:p w14:paraId="51F360E3" w14:textId="77777777" w:rsidR="008A0A8E" w:rsidRPr="004105BB" w:rsidRDefault="008A0A8E" w:rsidP="008A0A8E">
      <w:pPr>
        <w:rPr>
          <w:color w:val="EE0000"/>
        </w:rPr>
      </w:pPr>
      <w:r w:rsidRPr="004105BB">
        <w:rPr>
          <w:color w:val="EE0000"/>
        </w:rPr>
        <w:t xml:space="preserve">But this only works if </w:t>
      </w:r>
      <m:oMath>
        <m:r>
          <w:rPr>
            <w:rFonts w:ascii="Cambria Math" w:hAnsi="Cambria Math"/>
            <w:color w:val="EE0000"/>
          </w:rPr>
          <m:t>λ&gt;0</m:t>
        </m:r>
      </m:oMath>
    </w:p>
    <w:p w14:paraId="00D8CEB8" w14:textId="77777777" w:rsidR="008A0A8E" w:rsidRPr="004105BB" w:rsidRDefault="008A0A8E" w:rsidP="008A0A8E">
      <w:pPr>
        <w:rPr>
          <w:color w:val="EE0000"/>
        </w:rPr>
      </w:pPr>
    </w:p>
    <w:p w14:paraId="187F0BB0" w14:textId="77777777" w:rsidR="008A0A8E" w:rsidRPr="004105BB" w:rsidRDefault="008A0A8E" w:rsidP="008A0A8E">
      <w:pPr>
        <w:rPr>
          <w:color w:val="EE0000"/>
        </w:rPr>
      </w:pPr>
      <w:r w:rsidRPr="004105BB">
        <w:rPr>
          <w:color w:val="EE0000"/>
        </w:rPr>
        <w:t>How do we get to C=u/1+</w:t>
      </w:r>
      <m:oMath>
        <m:r>
          <w:rPr>
            <w:rFonts w:ascii="Cambria Math" w:hAnsi="Cambria Math"/>
            <w:color w:val="EE0000"/>
          </w:rPr>
          <m:t>λ</m:t>
        </m:r>
      </m:oMath>
      <w:r w:rsidRPr="004105BB">
        <w:rPr>
          <w:color w:val="EE0000"/>
        </w:rPr>
        <w:t> ?</w:t>
      </w:r>
    </w:p>
    <w:p w14:paraId="5CF0242C" w14:textId="77777777" w:rsidR="008A0A8E" w:rsidRDefault="008A0A8E" w:rsidP="008A0A8E"/>
    <w:p w14:paraId="03A88B09" w14:textId="77777777" w:rsidR="008A0A8E" w:rsidRDefault="008A0A8E" w:rsidP="008A0A8E"/>
    <w:p w14:paraId="73EA885F" w14:textId="77777777" w:rsidR="008A0A8E" w:rsidRDefault="008A0A8E" w:rsidP="008A0A8E">
      <w:r>
        <w:t>Assuming the math works:</w:t>
      </w:r>
    </w:p>
    <w:p w14:paraId="077E95E2" w14:textId="5A2CEB6E" w:rsidR="008A0A8E" w:rsidRDefault="008A0A8E" w:rsidP="008A0A8E">
      <w:r>
        <w:t xml:space="preserve">Let P </w:t>
      </w:r>
      <w:r w:rsidR="7EEE5F73">
        <w:t>stand</w:t>
      </w:r>
      <w:r>
        <w:t xml:space="preserve"> for persistence. Then </w:t>
      </w:r>
      <m:oMath>
        <m:r>
          <w:rPr>
            <w:rFonts w:ascii="Cambria Math" w:hAnsi="Cambria Math"/>
          </w:rPr>
          <m:t>λ=-</m:t>
        </m:r>
        <m:r>
          <m:rPr>
            <m:sty m:val="p"/>
          </m:rPr>
          <w:rPr>
            <w:rFonts w:ascii="Cambria Math" w:hAnsi="Cambria Math"/>
          </w:rPr>
          <m:t>log⁡</m:t>
        </m:r>
        <m:r>
          <w:rPr>
            <w:rFonts w:ascii="Cambria Math" w:hAnsi="Cambria Math"/>
          </w:rPr>
          <m:t>(P)</m:t>
        </m:r>
      </m:oMath>
    </w:p>
    <w:p w14:paraId="1E48ABD6" w14:textId="77777777" w:rsidR="008A0A8E" w:rsidRDefault="008A0A8E" w:rsidP="008A0A8E"/>
    <w:p w14:paraId="64F4F513" w14:textId="77777777" w:rsidR="008A0A8E" w:rsidRDefault="008A0A8E" w:rsidP="008A0A8E">
      <w:r>
        <w:t>And follows:</w:t>
      </w:r>
    </w:p>
    <w:p w14:paraId="246ACCEB" w14:textId="77777777" w:rsidR="008A0A8E" w:rsidRPr="004105BB" w:rsidRDefault="00000000" w:rsidP="008A0A8E">
      <w:pPr>
        <w:rPr>
          <w:rStyle w:val="mord"/>
          <w:color w:val="000000"/>
        </w:rPr>
      </w:pPr>
      <m:oMathPara>
        <m:oMath>
          <m:sSup>
            <m:sSupPr>
              <m:ctrlPr>
                <w:ins w:id="5" w:author="Unknown" w:date="2025-11-10T13:59:00Z" w16du:dateUtc="2025-11-10T18:59:00Z">
                  <w:rPr>
                    <w:rStyle w:val="mord"/>
                    <w:rFonts w:ascii="Cambria Math" w:hAnsi="Cambria Math"/>
                    <w:i/>
                    <w:color w:val="000000"/>
                  </w:rPr>
                </w:ins>
              </m:ctrlPr>
            </m:sSupPr>
            <m:e>
              <m:r>
                <w:rPr>
                  <w:rStyle w:val="mord"/>
                  <w:rFonts w:ascii="Cambria Math" w:hAnsi="Cambria Math"/>
                  <w:color w:val="000000"/>
                </w:rPr>
                <m:t>C</m:t>
              </m:r>
            </m:e>
            <m:sup>
              <m:r>
                <w:rPr>
                  <w:rStyle w:val="mord"/>
                  <w:rFonts w:ascii="Cambria Math" w:hAnsi="Cambria Math"/>
                  <w:color w:val="000000"/>
                </w:rPr>
                <m:t>*</m:t>
              </m:r>
            </m:sup>
          </m:sSup>
          <m:r>
            <w:rPr>
              <w:rStyle w:val="mord"/>
              <w:rFonts w:ascii="Cambria Math" w:hAnsi="Cambria Math"/>
              <w:color w:val="000000"/>
            </w:rPr>
            <m:t>=</m:t>
          </m:r>
          <m:f>
            <m:fPr>
              <m:ctrlPr>
                <w:ins w:id="6" w:author="Unknown" w:date="2025-11-10T13:59:00Z" w16du:dateUtc="2025-11-10T18:59:00Z">
                  <w:rPr>
                    <w:rStyle w:val="mord"/>
                    <w:rFonts w:ascii="Cambria Math" w:hAnsi="Cambria Math"/>
                    <w:i/>
                    <w:color w:val="000000"/>
                  </w:rPr>
                </w:ins>
              </m:ctrlPr>
            </m:fPr>
            <m:num>
              <m:r>
                <w:rPr>
                  <w:rStyle w:val="mord"/>
                  <w:rFonts w:ascii="Cambria Math" w:hAnsi="Cambria Math"/>
                  <w:color w:val="000000"/>
                </w:rPr>
                <m:t>u</m:t>
              </m:r>
            </m:num>
            <m:den>
              <m:r>
                <m:rPr>
                  <m:sty m:val="p"/>
                </m:rPr>
                <w:rPr>
                  <w:rStyle w:val="mord"/>
                  <w:rFonts w:ascii="Cambria Math" w:eastAsiaTheme="majorEastAsia" w:hAnsi="Cambria Math"/>
                  <w:color w:val="000000"/>
                </w:rPr>
                <m:t>1+λ</m:t>
              </m:r>
            </m:den>
          </m:f>
          <m:r>
            <w:rPr>
              <w:rStyle w:val="mord"/>
              <w:rFonts w:ascii="Cambria Math" w:hAnsi="Cambria Math"/>
              <w:color w:val="000000"/>
            </w:rPr>
            <m:t>=</m:t>
          </m:r>
          <m:f>
            <m:fPr>
              <m:ctrlPr>
                <w:ins w:id="7" w:author="Unknown" w:date="2025-11-10T13:59:00Z" w16du:dateUtc="2025-11-10T18:59:00Z">
                  <w:rPr>
                    <w:rStyle w:val="mord"/>
                    <w:rFonts w:ascii="Cambria Math" w:hAnsi="Cambria Math"/>
                    <w:i/>
                    <w:color w:val="000000"/>
                  </w:rPr>
                </w:ins>
              </m:ctrlPr>
            </m:fPr>
            <m:num>
              <m:r>
                <w:rPr>
                  <w:rStyle w:val="mord"/>
                  <w:rFonts w:ascii="Cambria Math" w:hAnsi="Cambria Math"/>
                  <w:color w:val="000000"/>
                </w:rPr>
                <m:t>u</m:t>
              </m:r>
            </m:num>
            <m:den>
              <m:r>
                <m:rPr>
                  <m:sty m:val="p"/>
                </m:rPr>
                <w:rPr>
                  <w:rStyle w:val="mord"/>
                  <w:rFonts w:ascii="Cambria Math" w:eastAsiaTheme="majorEastAsia" w:hAnsi="Cambria Math"/>
                  <w:color w:val="000000"/>
                </w:rPr>
                <m:t>1-</m:t>
              </m:r>
              <m:func>
                <m:funcPr>
                  <m:ctrlPr>
                    <w:ins w:id="8" w:author="Parastu Kasaie" w:date="2025-11-24T10:50:00Z" w16du:dateUtc="2025-11-24T15:50:00Z">
                      <w:rPr>
                        <w:rStyle w:val="mord"/>
                        <w:rFonts w:ascii="Cambria Math" w:eastAsiaTheme="majorEastAsia" w:hAnsi="Cambria Math"/>
                        <w:color w:val="000000"/>
                      </w:rPr>
                    </w:ins>
                  </m:ctrlPr>
                </m:funcPr>
                <m:fName>
                  <m:r>
                    <m:rPr>
                      <m:sty m:val="p"/>
                    </m:rPr>
                    <w:rPr>
                      <w:rStyle w:val="mord"/>
                      <w:rFonts w:ascii="Cambria Math" w:eastAsiaTheme="majorEastAsia" w:hAnsi="Cambria Math"/>
                      <w:color w:val="000000"/>
                    </w:rPr>
                    <m:t>log</m:t>
                  </m:r>
                </m:fName>
                <m:e>
                  <m:d>
                    <m:dPr>
                      <m:ctrlPr>
                        <w:ins w:id="9" w:author="Parastu Kasaie" w:date="2025-11-24T10:50:00Z" w16du:dateUtc="2025-11-24T15:50:00Z">
                          <w:rPr>
                            <w:rStyle w:val="mord"/>
                            <w:rFonts w:ascii="Cambria Math" w:eastAsiaTheme="majorEastAsia" w:hAnsi="Cambria Math"/>
                            <w:color w:val="000000"/>
                          </w:rPr>
                        </w:ins>
                      </m:ctrlPr>
                    </m:dPr>
                    <m:e>
                      <m:r>
                        <m:rPr>
                          <m:sty m:val="p"/>
                        </m:rPr>
                        <w:rPr>
                          <w:rStyle w:val="mord"/>
                          <w:rFonts w:ascii="Cambria Math" w:eastAsiaTheme="majorEastAsia" w:hAnsi="Cambria Math"/>
                          <w:color w:val="000000"/>
                        </w:rPr>
                        <m:t>P</m:t>
                      </m:r>
                    </m:e>
                  </m:d>
                </m:e>
              </m:func>
            </m:den>
          </m:f>
        </m:oMath>
      </m:oMathPara>
    </w:p>
    <w:p w14:paraId="3044263E" w14:textId="77777777" w:rsidR="008A0A8E" w:rsidRPr="004105BB" w:rsidRDefault="008A0A8E" w:rsidP="008A0A8E">
      <w:pPr>
        <w:rPr>
          <w:rStyle w:val="mord"/>
          <w:color w:val="000000"/>
        </w:rPr>
      </w:pPr>
      <w:r>
        <w:rPr>
          <w:rStyle w:val="mord"/>
          <w:color w:val="000000"/>
        </w:rPr>
        <w:t xml:space="preserve">Then </w:t>
      </w:r>
    </w:p>
    <w:p w14:paraId="417BEE51" w14:textId="77777777" w:rsidR="008A0A8E" w:rsidRPr="004105BB" w:rsidRDefault="008A0A8E" w:rsidP="008A0A8E">
      <w:pPr>
        <w:rPr>
          <w:rStyle w:val="mord"/>
          <w:rFonts w:ascii="Cambria Math" w:hAnsi="Cambria Math"/>
          <w:b/>
          <w:bCs/>
          <w:i/>
          <w:color w:val="000000"/>
          <w:u w:val="single"/>
        </w:rPr>
      </w:pPr>
      <m:oMath>
        <m:r>
          <m:rPr>
            <m:sty m:val="bi"/>
          </m:rPr>
          <w:rPr>
            <w:rStyle w:val="mord"/>
            <w:rFonts w:ascii="Cambria Math" w:hAnsi="Cambria Math"/>
            <w:color w:val="000000"/>
            <w:u w:val="single"/>
          </w:rPr>
          <m:t>U=C×(1-</m:t>
        </m:r>
        <m:func>
          <m:funcPr>
            <m:ctrlPr>
              <w:ins w:id="10" w:author="Parastu Kasaie" w:date="2025-11-24T10:51:00Z" w16du:dateUtc="2025-11-24T15:51:00Z">
                <w:rPr>
                  <w:rStyle w:val="mord"/>
                  <w:rFonts w:ascii="Cambria Math" w:hAnsi="Cambria Math"/>
                  <w:b/>
                  <w:bCs/>
                  <w:color w:val="000000"/>
                  <w:u w:val="single"/>
                </w:rPr>
              </w:ins>
            </m:ctrlPr>
          </m:funcPr>
          <m:fName>
            <m:r>
              <m:rPr>
                <m:sty m:val="b"/>
              </m:rPr>
              <w:rPr>
                <w:rStyle w:val="mord"/>
                <w:rFonts w:ascii="Cambria Math" w:hAnsi="Cambria Math"/>
                <w:color w:val="000000"/>
                <w:u w:val="single"/>
              </w:rPr>
              <m:t>log</m:t>
            </m:r>
            <m:ctrlPr>
              <w:ins w:id="11" w:author="Parastu Kasaie" w:date="2025-11-24T10:51:00Z" w16du:dateUtc="2025-11-24T15:51:00Z">
                <w:rPr>
                  <w:rStyle w:val="mord"/>
                  <w:rFonts w:ascii="Cambria Math" w:hAnsi="Cambria Math"/>
                  <w:b/>
                  <w:bCs/>
                  <w:i/>
                  <w:color w:val="000000"/>
                  <w:u w:val="single"/>
                </w:rPr>
              </w:ins>
            </m:ctrlPr>
          </m:fName>
          <m:e>
            <m:d>
              <m:dPr>
                <m:ctrlPr>
                  <w:ins w:id="12" w:author="Parastu Kasaie" w:date="2025-11-24T10:51:00Z" w16du:dateUtc="2025-11-24T15:51:00Z">
                    <w:rPr>
                      <w:rStyle w:val="mord"/>
                      <w:rFonts w:ascii="Cambria Math" w:hAnsi="Cambria Math"/>
                      <w:b/>
                      <w:bCs/>
                      <w:i/>
                      <w:color w:val="000000"/>
                      <w:u w:val="single"/>
                    </w:rPr>
                  </w:ins>
                </m:ctrlPr>
              </m:dPr>
              <m:e>
                <m:r>
                  <m:rPr>
                    <m:sty m:val="bi"/>
                  </m:rPr>
                  <w:rPr>
                    <w:rStyle w:val="mord"/>
                    <w:rFonts w:ascii="Cambria Math" w:hAnsi="Cambria Math"/>
                    <w:color w:val="000000"/>
                    <w:u w:val="single"/>
                  </w:rPr>
                  <m:t>P</m:t>
                </m:r>
              </m:e>
            </m:d>
          </m:e>
        </m:func>
        <m:r>
          <m:rPr>
            <m:sty m:val="bi"/>
          </m:rPr>
          <w:rPr>
            <w:rStyle w:val="mord"/>
            <w:rFonts w:ascii="Cambria Math" w:hAnsi="Cambria Math"/>
            <w:color w:val="000000"/>
            <w:u w:val="single"/>
          </w:rPr>
          <m:t>)</m:t>
        </m:r>
      </m:oMath>
      <w:r>
        <w:rPr>
          <w:rStyle w:val="mord"/>
          <w:rFonts w:ascii="Cambria Math" w:hAnsi="Cambria Math"/>
          <w:b/>
          <w:bCs/>
          <w:i/>
          <w:color w:val="000000"/>
          <w:u w:val="single"/>
        </w:rPr>
        <w:t xml:space="preserve"> </w:t>
      </w:r>
      <w:r>
        <w:rPr>
          <w:rStyle w:val="mord"/>
          <w:rFonts w:ascii="Cambria Math" w:hAnsi="Cambria Math"/>
          <w:b/>
          <w:bCs/>
          <w:i/>
          <w:color w:val="000000"/>
          <w:u w:val="single"/>
        </w:rPr>
        <w:tab/>
      </w:r>
      <w:r>
        <w:rPr>
          <w:rStyle w:val="mord"/>
          <w:rFonts w:ascii="Cambria Math" w:hAnsi="Cambria Math"/>
          <w:b/>
          <w:bCs/>
          <w:i/>
          <w:color w:val="000000"/>
          <w:u w:val="single"/>
        </w:rPr>
        <w:tab/>
      </w:r>
      <w:r>
        <w:rPr>
          <w:rStyle w:val="mord"/>
          <w:rFonts w:ascii="Cambria Math" w:hAnsi="Cambria Math"/>
          <w:b/>
          <w:bCs/>
          <w:i/>
          <w:color w:val="000000"/>
          <w:u w:val="single"/>
        </w:rPr>
        <w:tab/>
        <w:t>(1)</w:t>
      </w:r>
    </w:p>
    <w:p w14:paraId="4A727271" w14:textId="77777777" w:rsidR="008A0A8E" w:rsidRDefault="008A0A8E" w:rsidP="008A0A8E">
      <w:pPr>
        <w:rPr>
          <w:rStyle w:val="mord"/>
          <w:color w:val="000000"/>
        </w:rPr>
      </w:pPr>
    </w:p>
    <w:p w14:paraId="239D2ACD" w14:textId="262B6C84" w:rsidR="008A0A8E" w:rsidRDefault="008A0A8E" w:rsidP="008A0A8E">
      <w:pPr>
        <w:pStyle w:val="Heading2"/>
        <w:rPr>
          <w:rStyle w:val="mord"/>
          <w:color w:val="000000"/>
        </w:rPr>
      </w:pPr>
      <w:r>
        <w:rPr>
          <w:rStyle w:val="mord"/>
          <w:color w:val="000000"/>
        </w:rPr>
        <w:t>Approximating DoxyPep based on HIV PrEP</w:t>
      </w:r>
    </w:p>
    <w:p w14:paraId="5F7FB477" w14:textId="77777777" w:rsidR="008A0A8E" w:rsidRDefault="008A0A8E" w:rsidP="008A0A8E">
      <w:pPr>
        <w:rPr>
          <w:rStyle w:val="mord"/>
          <w:color w:val="000000"/>
        </w:rPr>
      </w:pPr>
      <w:r>
        <w:rPr>
          <w:rStyle w:val="mord"/>
          <w:color w:val="000000"/>
        </w:rPr>
        <w:t xml:space="preserve">we can estimate Doxy uptake from PrEP uptake as follow: </w:t>
      </w:r>
    </w:p>
    <w:p w14:paraId="413B29B3" w14:textId="77777777" w:rsidR="008A0A8E" w:rsidRPr="004105BB" w:rsidRDefault="008A0A8E" w:rsidP="008A0A8E">
      <w:pPr>
        <w:rPr>
          <w:rStyle w:val="mord"/>
          <w:color w:val="000000"/>
        </w:rPr>
      </w:pPr>
    </w:p>
    <w:p w14:paraId="15BB8428" w14:textId="2820866A" w:rsidR="008A0A8E" w:rsidRPr="004105BB" w:rsidRDefault="00000000" w:rsidP="008A0A8E">
      <w:pPr>
        <w:rPr>
          <w:rStyle w:val="mord"/>
          <w:color w:val="000000"/>
        </w:rPr>
      </w:pPr>
      <m:oMathPara>
        <m:oMath>
          <m:sSub>
            <m:sSubPr>
              <m:ctrlPr>
                <w:ins w:id="13" w:author="Unknown" w:date="2025-11-10T13:59:00Z" w16du:dateUtc="2025-11-10T18:59:00Z">
                  <w:rPr>
                    <w:rStyle w:val="mord"/>
                    <w:rFonts w:ascii="Cambria Math" w:hAnsi="Cambria Math"/>
                    <w:color w:val="000000"/>
                  </w:rPr>
                </w:ins>
              </m:ctrlPr>
            </m:sSubPr>
            <m:e>
              <m:sSub>
                <m:sSubPr>
                  <m:ctrlPr>
                    <w:ins w:id="14" w:author="Unknown" w:date="2025-11-10T13:59:00Z" w16du:dateUtc="2025-11-10T18:59:00Z">
                      <w:rPr>
                        <w:rStyle w:val="mord"/>
                        <w:rFonts w:ascii="Cambria Math" w:hAnsi="Cambria Math"/>
                        <w:color w:val="000000"/>
                      </w:rPr>
                    </w:ins>
                  </m:ctrlPr>
                </m:sSubPr>
                <m:e>
                  <m:r>
                    <w:rPr>
                      <w:rStyle w:val="mord"/>
                      <w:rFonts w:ascii="Cambria Math" w:hAnsi="Cambria Math"/>
                      <w:color w:val="000000"/>
                    </w:rPr>
                    <m:t>U</m:t>
                  </m:r>
                </m:e>
                <m:sub>
                  <m:r>
                    <w:rPr>
                      <w:rStyle w:val="mord"/>
                      <w:rFonts w:ascii="Cambria Math" w:hAnsi="Cambria Math"/>
                      <w:color w:val="000000"/>
                    </w:rPr>
                    <m:t>Doxy</m:t>
                  </m:r>
                </m:sub>
              </m:sSub>
              <m:r>
                <w:rPr>
                  <w:rStyle w:val="mord"/>
                  <w:rFonts w:ascii="Cambria Math" w:hAnsi="Cambria Math"/>
                  <w:color w:val="000000"/>
                </w:rPr>
                <m:t>=U</m:t>
              </m:r>
            </m:e>
            <m:sub>
              <m:r>
                <w:rPr>
                  <w:rStyle w:val="mord"/>
                  <w:rFonts w:ascii="Cambria Math" w:hAnsi="Cambria Math"/>
                  <w:color w:val="000000"/>
                </w:rPr>
                <m:t>PrEP</m:t>
              </m:r>
            </m:sub>
          </m:sSub>
          <m:r>
            <m:rPr>
              <m:sty m:val="p"/>
            </m:rPr>
            <w:rPr>
              <w:rStyle w:val="mord"/>
              <w:rFonts w:ascii="Cambria Math" w:hAnsi="Cambria Math"/>
              <w:color w:val="000000"/>
            </w:rPr>
            <m:t>×</m:t>
          </m:r>
          <m:sSub>
            <m:sSubPr>
              <m:ctrlPr>
                <w:ins w:id="15" w:author="Unknown" w:date="2025-11-10T13:59:00Z" w16du:dateUtc="2025-11-10T18:59:00Z">
                  <w:rPr>
                    <w:rStyle w:val="mord"/>
                    <w:rFonts w:ascii="Cambria Math" w:hAnsi="Cambria Math"/>
                    <w:color w:val="000000"/>
                  </w:rPr>
                </w:ins>
              </m:ctrlPr>
            </m:sSubPr>
            <m:e>
              <m:r>
                <w:rPr>
                  <w:rStyle w:val="mord"/>
                  <w:rFonts w:ascii="Cambria Math" w:hAnsi="Cambria Math"/>
                  <w:color w:val="000000"/>
                </w:rPr>
                <m:t>n</m:t>
              </m:r>
              <m:r>
                <m:rPr>
                  <m:sty m:val="p"/>
                </m:rPr>
                <w:rPr>
                  <w:rStyle w:val="mord"/>
                  <w:rFonts w:ascii="Cambria Math" w:hAnsi="Cambria Math"/>
                  <w:color w:val="000000"/>
                </w:rPr>
                <m:t>.</m:t>
              </m:r>
              <m:r>
                <w:rPr>
                  <w:rStyle w:val="mord"/>
                  <w:rFonts w:ascii="Cambria Math" w:hAnsi="Cambria Math"/>
                  <w:color w:val="000000"/>
                </w:rPr>
                <m:t>elig</m:t>
              </m:r>
            </m:e>
            <m:sub>
              <m:r>
                <w:rPr>
                  <w:rStyle w:val="mord"/>
                  <w:rFonts w:ascii="Cambria Math" w:hAnsi="Cambria Math"/>
                  <w:color w:val="000000"/>
                </w:rPr>
                <m:t>PrEP</m:t>
              </m:r>
            </m:sub>
          </m:sSub>
          <m:r>
            <m:rPr>
              <m:sty m:val="p"/>
            </m:rPr>
            <w:rPr>
              <w:rStyle w:val="mord"/>
              <w:rFonts w:ascii="Cambria Math" w:hAnsi="Cambria Math"/>
              <w:color w:val="000000"/>
            </w:rPr>
            <m:t>×</m:t>
          </m:r>
          <m:r>
            <w:rPr>
              <w:rStyle w:val="mord"/>
              <w:rFonts w:ascii="Cambria Math" w:hAnsi="Cambria Math"/>
              <w:color w:val="000000"/>
            </w:rPr>
            <m:t>Q</m:t>
          </m:r>
        </m:oMath>
      </m:oMathPara>
    </w:p>
    <w:p w14:paraId="55C9BAFC" w14:textId="77777777" w:rsidR="008A0A8E" w:rsidRPr="004105BB" w:rsidRDefault="008A0A8E" w:rsidP="008A0A8E">
      <w:pPr>
        <w:rPr>
          <w:rStyle w:val="mord"/>
          <w:color w:val="000000"/>
        </w:rPr>
      </w:pPr>
    </w:p>
    <w:p w14:paraId="37174830" w14:textId="77777777" w:rsidR="008A0A8E" w:rsidRDefault="008A0A8E" w:rsidP="008A0A8E">
      <w:pPr>
        <w:rPr>
          <w:rStyle w:val="mord"/>
          <w:color w:val="000000"/>
        </w:rPr>
      </w:pPr>
      <w:r w:rsidRPr="004105BB">
        <w:rPr>
          <w:rStyle w:val="mord"/>
          <w:color w:val="000000"/>
        </w:rPr>
        <w:t xml:space="preserve">Where </w:t>
      </w:r>
      <m:oMath>
        <m:sSub>
          <m:sSubPr>
            <m:ctrlPr>
              <w:ins w:id="16" w:author="Unknown" w:date="2025-11-10T13:59:00Z" w16du:dateUtc="2025-11-10T18:59:00Z">
                <w:rPr>
                  <w:rStyle w:val="mord"/>
                  <w:rFonts w:ascii="Cambria Math" w:hAnsi="Cambria Math"/>
                  <w:color w:val="000000"/>
                </w:rPr>
              </w:ins>
            </m:ctrlPr>
          </m:sSubPr>
          <m:e>
            <m:r>
              <m:rPr>
                <m:sty m:val="bi"/>
              </m:rPr>
              <w:rPr>
                <w:rStyle w:val="mord"/>
                <w:rFonts w:ascii="Cambria Math" w:hAnsi="Cambria Math"/>
                <w:color w:val="000000"/>
              </w:rPr>
              <m:t>n</m:t>
            </m:r>
            <m:r>
              <m:rPr>
                <m:sty m:val="p"/>
              </m:rPr>
              <w:rPr>
                <w:rStyle w:val="mord"/>
                <w:rFonts w:ascii="Cambria Math" w:hAnsi="Cambria Math"/>
                <w:color w:val="000000"/>
              </w:rPr>
              <m:t>.</m:t>
            </m:r>
            <m:r>
              <m:rPr>
                <m:sty m:val="bi"/>
              </m:rPr>
              <w:rPr>
                <w:rStyle w:val="mord"/>
                <w:rFonts w:ascii="Cambria Math" w:hAnsi="Cambria Math"/>
                <w:color w:val="000000"/>
              </w:rPr>
              <m:t>elig</m:t>
            </m:r>
          </m:e>
          <m:sub>
            <m:r>
              <m:rPr>
                <m:sty m:val="bi"/>
              </m:rPr>
              <w:rPr>
                <w:rStyle w:val="mord"/>
                <w:rFonts w:ascii="Cambria Math" w:hAnsi="Cambria Math"/>
                <w:color w:val="000000"/>
              </w:rPr>
              <m:t>PrEP</m:t>
            </m:r>
          </m:sub>
        </m:sSub>
      </m:oMath>
      <w:r w:rsidRPr="004105BB">
        <w:rPr>
          <w:rStyle w:val="mord"/>
          <w:color w:val="000000"/>
        </w:rPr>
        <w:t xml:space="preserve"> is the population eligible for PrEP and Q is the fraction of this population that start Doxy [0-1]. </w:t>
      </w:r>
    </w:p>
    <w:p w14:paraId="64B4B4F9" w14:textId="77777777" w:rsidR="008A0A8E" w:rsidRDefault="008A0A8E" w:rsidP="008A0A8E">
      <w:pPr>
        <w:rPr>
          <w:rStyle w:val="mord"/>
          <w:color w:val="000000"/>
        </w:rPr>
      </w:pPr>
    </w:p>
    <w:p w14:paraId="13392FD5" w14:textId="77777777" w:rsidR="008A0A8E" w:rsidRDefault="008A0A8E" w:rsidP="008A0A8E">
      <w:pPr>
        <w:rPr>
          <w:rStyle w:val="mord"/>
          <w:color w:val="000000"/>
        </w:rPr>
      </w:pPr>
      <w:r>
        <w:rPr>
          <w:rStyle w:val="mord"/>
          <w:color w:val="000000"/>
        </w:rPr>
        <w:t xml:space="preserve">Using equation 1: </w:t>
      </w:r>
    </w:p>
    <w:p w14:paraId="13ECC26B" w14:textId="41E049FA" w:rsidR="008A0A8E" w:rsidRPr="004105BB" w:rsidRDefault="00000000" w:rsidP="008A0A8E">
      <w:pPr>
        <w:rPr>
          <w:rStyle w:val="mord"/>
          <w:iCs/>
          <w:color w:val="000000"/>
        </w:rPr>
      </w:pPr>
      <m:oMathPara>
        <m:oMath>
          <m:sSub>
            <m:sSubPr>
              <m:ctrlPr>
                <w:ins w:id="17" w:author="Unknown" w:date="2025-11-10T13:59:00Z" w16du:dateUtc="2025-11-10T18:59:00Z">
                  <w:rPr>
                    <w:rStyle w:val="mord"/>
                    <w:rFonts w:ascii="Cambria Math" w:hAnsi="Cambria Math"/>
                    <w:color w:val="000000"/>
                  </w:rPr>
                </w:ins>
              </m:ctrlPr>
            </m:sSubPr>
            <m:e>
              <m:r>
                <w:rPr>
                  <w:rStyle w:val="mord"/>
                  <w:rFonts w:ascii="Cambria Math" w:hAnsi="Cambria Math"/>
                  <w:color w:val="000000"/>
                </w:rPr>
                <m:t>C</m:t>
              </m:r>
            </m:e>
            <m:sub>
              <m:r>
                <w:rPr>
                  <w:rStyle w:val="mord"/>
                  <w:rFonts w:ascii="Cambria Math" w:hAnsi="Cambria Math"/>
                  <w:color w:val="000000"/>
                </w:rPr>
                <m:t>Doxy</m:t>
              </m:r>
            </m:sub>
          </m:sSub>
          <m:r>
            <m:rPr>
              <m:sty m:val="p"/>
            </m:rPr>
            <w:rPr>
              <w:rStyle w:val="mord"/>
              <w:rFonts w:ascii="Cambria Math" w:hAnsi="Cambria Math"/>
              <w:color w:val="000000"/>
            </w:rPr>
            <m:t>×</m:t>
          </m:r>
          <m:d>
            <m:dPr>
              <m:ctrlPr>
                <w:rPr>
                  <w:rStyle w:val="mord"/>
                  <w:rFonts w:ascii="Cambria Math" w:hAnsi="Cambria Math"/>
                  <w:color w:val="000000"/>
                </w:rPr>
              </m:ctrlPr>
            </m:dPr>
            <m:e>
              <m:r>
                <m:rPr>
                  <m:sty m:val="p"/>
                </m:rPr>
                <w:rPr>
                  <w:rStyle w:val="mord"/>
                  <w:rFonts w:ascii="Cambria Math" w:hAnsi="Cambria Math"/>
                  <w:color w:val="000000"/>
                </w:rPr>
                <m:t>1-</m:t>
              </m:r>
              <m:func>
                <m:funcPr>
                  <m:ctrlPr>
                    <w:ins w:id="18" w:author="Parastu Kasaie" w:date="2025-11-24T10:56:00Z" w16du:dateUtc="2025-11-24T15:56:00Z">
                      <w:rPr>
                        <w:rStyle w:val="mord"/>
                        <w:rFonts w:ascii="Cambria Math" w:hAnsi="Cambria Math"/>
                        <w:color w:val="000000"/>
                      </w:rPr>
                    </w:ins>
                  </m:ctrlPr>
                </m:funcPr>
                <m:fName>
                  <m:r>
                    <m:rPr>
                      <m:sty m:val="p"/>
                    </m:rPr>
                    <w:rPr>
                      <w:rStyle w:val="mord"/>
                      <w:rFonts w:ascii="Cambria Math" w:hAnsi="Cambria Math"/>
                      <w:color w:val="000000"/>
                    </w:rPr>
                    <m:t>log</m:t>
                  </m:r>
                </m:fName>
                <m:e>
                  <m:d>
                    <m:dPr>
                      <m:ctrlPr>
                        <w:ins w:id="19" w:author="Parastu Kasaie" w:date="2025-11-24T10:56:00Z" w16du:dateUtc="2025-11-24T15:56:00Z">
                          <w:rPr>
                            <w:rStyle w:val="mord"/>
                            <w:rFonts w:ascii="Cambria Math" w:hAnsi="Cambria Math"/>
                            <w:color w:val="000000"/>
                          </w:rPr>
                        </w:ins>
                      </m:ctrlPr>
                    </m:dPr>
                    <m:e>
                      <m:sSub>
                        <m:sSubPr>
                          <m:ctrlPr>
                            <w:ins w:id="20" w:author="Unknown" w:date="2025-11-10T13:59:00Z" w16du:dateUtc="2025-11-10T18:59:00Z">
                              <w:rPr>
                                <w:rStyle w:val="mord"/>
                                <w:rFonts w:ascii="Cambria Math" w:hAnsi="Cambria Math"/>
                                <w:color w:val="000000"/>
                              </w:rPr>
                            </w:ins>
                          </m:ctrlPr>
                        </m:sSubPr>
                        <m:e>
                          <m:r>
                            <m:rPr>
                              <m:sty m:val="p"/>
                            </m:rPr>
                            <w:rPr>
                              <w:rStyle w:val="mord"/>
                              <w:rFonts w:ascii="Cambria Math" w:hAnsi="Cambria Math"/>
                              <w:color w:val="000000"/>
                            </w:rPr>
                            <m:t>P</m:t>
                          </m:r>
                        </m:e>
                        <m:sub>
                          <m:r>
                            <w:rPr>
                              <w:rStyle w:val="mord"/>
                              <w:rFonts w:ascii="Cambria Math" w:hAnsi="Cambria Math"/>
                              <w:color w:val="000000"/>
                            </w:rPr>
                            <m:t>Doxy</m:t>
                          </m:r>
                        </m:sub>
                      </m:sSub>
                      <m:ctrlPr>
                        <w:ins w:id="21" w:author="Parastu Kasaie" w:date="2025-11-24T10:56:00Z" w16du:dateUtc="2025-11-24T15:56:00Z">
                          <w:rPr>
                            <w:rStyle w:val="mord"/>
                            <w:rFonts w:ascii="Cambria Math" w:hAnsi="Cambria Math"/>
                            <w:i/>
                            <w:color w:val="000000"/>
                          </w:rPr>
                        </w:ins>
                      </m:ctrlPr>
                    </m:e>
                  </m:d>
                </m:e>
              </m:func>
              <m:ctrlPr>
                <w:rPr>
                  <w:rStyle w:val="mord"/>
                  <w:rFonts w:ascii="Cambria Math" w:hAnsi="Cambria Math"/>
                  <w:i/>
                  <w:color w:val="000000"/>
                </w:rPr>
              </m:ctrlPr>
            </m:e>
          </m:d>
          <m:r>
            <w:rPr>
              <w:rStyle w:val="mord"/>
              <w:rFonts w:ascii="Cambria Math" w:hAnsi="Cambria Math"/>
              <w:color w:val="000000"/>
            </w:rPr>
            <m:t>=</m:t>
          </m:r>
          <m:sSub>
            <m:sSubPr>
              <m:ctrlPr>
                <w:ins w:id="22" w:author="Unknown" w:date="2025-11-10T13:59:00Z" w16du:dateUtc="2025-11-10T18:59:00Z">
                  <w:rPr>
                    <w:rStyle w:val="mord"/>
                    <w:rFonts w:ascii="Cambria Math" w:hAnsi="Cambria Math"/>
                    <w:color w:val="000000"/>
                  </w:rPr>
                </w:ins>
              </m:ctrlPr>
            </m:sSubPr>
            <m:e>
              <m:r>
                <w:rPr>
                  <w:rStyle w:val="mord"/>
                  <w:rFonts w:ascii="Cambria Math" w:hAnsi="Cambria Math"/>
                  <w:color w:val="000000"/>
                </w:rPr>
                <m:t>U</m:t>
              </m:r>
            </m:e>
            <m:sub>
              <m:r>
                <w:rPr>
                  <w:rStyle w:val="mord"/>
                  <w:rFonts w:ascii="Cambria Math" w:hAnsi="Cambria Math"/>
                  <w:color w:val="000000"/>
                </w:rPr>
                <m:t>PrEP</m:t>
              </m:r>
            </m:sub>
          </m:sSub>
          <m:r>
            <m:rPr>
              <m:sty m:val="p"/>
            </m:rPr>
            <w:rPr>
              <w:rStyle w:val="mord"/>
              <w:rFonts w:ascii="Cambria Math" w:hAnsi="Cambria Math"/>
              <w:color w:val="000000"/>
            </w:rPr>
            <m:t>×</m:t>
          </m:r>
          <m:sSub>
            <m:sSubPr>
              <m:ctrlPr>
                <w:ins w:id="23" w:author="Unknown" w:date="2025-11-10T13:59:00Z" w16du:dateUtc="2025-11-10T18:59:00Z">
                  <w:rPr>
                    <w:rStyle w:val="mord"/>
                    <w:rFonts w:ascii="Cambria Math" w:hAnsi="Cambria Math"/>
                    <w:color w:val="000000"/>
                  </w:rPr>
                </w:ins>
              </m:ctrlPr>
            </m:sSubPr>
            <m:e>
              <m:r>
                <w:rPr>
                  <w:rStyle w:val="mord"/>
                  <w:rFonts w:ascii="Cambria Math" w:hAnsi="Cambria Math"/>
                  <w:color w:val="000000"/>
                </w:rPr>
                <m:t>n</m:t>
              </m:r>
              <m:r>
                <m:rPr>
                  <m:sty m:val="p"/>
                </m:rPr>
                <w:rPr>
                  <w:rStyle w:val="mord"/>
                  <w:rFonts w:ascii="Cambria Math" w:hAnsi="Cambria Math"/>
                  <w:color w:val="000000"/>
                </w:rPr>
                <m:t>.</m:t>
              </m:r>
              <m:r>
                <w:rPr>
                  <w:rStyle w:val="mord"/>
                  <w:rFonts w:ascii="Cambria Math" w:hAnsi="Cambria Math"/>
                  <w:color w:val="000000"/>
                </w:rPr>
                <m:t>elig</m:t>
              </m:r>
            </m:e>
            <m:sub>
              <m:r>
                <w:rPr>
                  <w:rStyle w:val="mord"/>
                  <w:rFonts w:ascii="Cambria Math" w:hAnsi="Cambria Math"/>
                  <w:color w:val="000000"/>
                </w:rPr>
                <m:t>PrEP</m:t>
              </m:r>
            </m:sub>
          </m:sSub>
          <m:r>
            <m:rPr>
              <m:sty m:val="p"/>
            </m:rPr>
            <w:rPr>
              <w:rStyle w:val="mord"/>
              <w:rFonts w:ascii="Cambria Math" w:hAnsi="Cambria Math"/>
              <w:color w:val="000000"/>
            </w:rPr>
            <m:t>×</m:t>
          </m:r>
          <m:r>
            <w:rPr>
              <w:rStyle w:val="mord"/>
              <w:rFonts w:ascii="Cambria Math" w:hAnsi="Cambria Math"/>
              <w:color w:val="000000"/>
            </w:rPr>
            <m:t>Q</m:t>
          </m:r>
        </m:oMath>
      </m:oMathPara>
    </w:p>
    <w:p w14:paraId="7CEB33A5" w14:textId="77777777" w:rsidR="008A0A8E" w:rsidRPr="004105BB" w:rsidRDefault="008A0A8E" w:rsidP="008A0A8E">
      <w:pPr>
        <w:rPr>
          <w:rStyle w:val="mord"/>
          <w:color w:val="000000"/>
        </w:rPr>
      </w:pPr>
      <w:r>
        <w:rPr>
          <w:rStyle w:val="mord"/>
          <w:iCs/>
          <w:color w:val="000000"/>
        </w:rPr>
        <w:t>or</w:t>
      </w:r>
    </w:p>
    <w:p w14:paraId="66294AA8" w14:textId="13384B3E" w:rsidR="008A0A8E" w:rsidRPr="004105BB" w:rsidRDefault="00000000" w:rsidP="008A0A8E">
      <w:pPr>
        <w:rPr>
          <w:rStyle w:val="mord"/>
          <w:color w:val="000000"/>
        </w:rPr>
      </w:pPr>
      <m:oMathPara>
        <m:oMath>
          <m:sSub>
            <m:sSubPr>
              <m:ctrlPr>
                <w:ins w:id="24" w:author="Unknown" w:date="2025-11-10T13:59:00Z" w16du:dateUtc="2025-11-10T18:59:00Z">
                  <w:rPr>
                    <w:rStyle w:val="mord"/>
                    <w:rFonts w:ascii="Cambria Math" w:hAnsi="Cambria Math"/>
                    <w:color w:val="000000"/>
                    <w:highlight w:val="yellow"/>
                  </w:rPr>
                </w:ins>
              </m:ctrlPr>
            </m:sSubPr>
            <m:e>
              <m:r>
                <w:rPr>
                  <w:rStyle w:val="mord"/>
                  <w:rFonts w:ascii="Cambria Math" w:hAnsi="Cambria Math"/>
                  <w:color w:val="000000"/>
                  <w:highlight w:val="yellow"/>
                </w:rPr>
                <m:t>C</m:t>
              </m:r>
            </m:e>
            <m:sub>
              <m:r>
                <w:rPr>
                  <w:rStyle w:val="mord"/>
                  <w:rFonts w:ascii="Cambria Math" w:hAnsi="Cambria Math"/>
                  <w:color w:val="000000"/>
                  <w:highlight w:val="yellow"/>
                </w:rPr>
                <m:t>Doxy</m:t>
              </m:r>
            </m:sub>
          </m:sSub>
          <m:r>
            <w:rPr>
              <w:rStyle w:val="mord"/>
              <w:rFonts w:ascii="Cambria Math" w:hAnsi="Cambria Math"/>
              <w:color w:val="000000"/>
              <w:highlight w:val="yellow"/>
            </w:rPr>
            <m:t>=</m:t>
          </m:r>
          <m:f>
            <m:fPr>
              <m:ctrlPr>
                <w:ins w:id="25" w:author="Unknown" w:date="2025-11-10T13:59:00Z" w16du:dateUtc="2025-11-10T18:59:00Z">
                  <w:rPr>
                    <w:rStyle w:val="mord"/>
                    <w:rFonts w:ascii="Cambria Math" w:hAnsi="Cambria Math"/>
                    <w:i/>
                    <w:color w:val="000000"/>
                    <w:highlight w:val="yellow"/>
                  </w:rPr>
                </w:ins>
              </m:ctrlPr>
            </m:fPr>
            <m:num>
              <m:sSub>
                <m:sSubPr>
                  <m:ctrlPr>
                    <w:ins w:id="26" w:author="Unknown" w:date="2025-11-10T13:59:00Z" w16du:dateUtc="2025-11-10T18:59:00Z">
                      <w:rPr>
                        <w:rStyle w:val="mord"/>
                        <w:rFonts w:ascii="Cambria Math" w:hAnsi="Cambria Math"/>
                        <w:i/>
                        <w:color w:val="000000"/>
                        <w:highlight w:val="yellow"/>
                      </w:rPr>
                    </w:ins>
                  </m:ctrlPr>
                </m:sSubPr>
                <m:e>
                  <m:r>
                    <w:rPr>
                      <w:rStyle w:val="mord"/>
                      <w:rFonts w:ascii="Cambria Math" w:hAnsi="Cambria Math"/>
                      <w:color w:val="000000"/>
                      <w:highlight w:val="yellow"/>
                    </w:rPr>
                    <m:t>U</m:t>
                  </m:r>
                </m:e>
                <m:sub>
                  <m:r>
                    <w:rPr>
                      <w:rStyle w:val="mord"/>
                      <w:rFonts w:ascii="Cambria Math" w:hAnsi="Cambria Math"/>
                      <w:color w:val="000000"/>
                      <w:highlight w:val="yellow"/>
                    </w:rPr>
                    <m:t>PrEP</m:t>
                  </m:r>
                </m:sub>
              </m:sSub>
              <m:r>
                <m:rPr>
                  <m:sty m:val="p"/>
                </m:rPr>
                <w:rPr>
                  <w:rStyle w:val="mord"/>
                  <w:rFonts w:ascii="Cambria Math" w:hAnsi="Cambria Math"/>
                  <w:color w:val="000000"/>
                  <w:highlight w:val="yellow"/>
                </w:rPr>
                <m:t>×</m:t>
              </m:r>
              <m:sSub>
                <m:sSubPr>
                  <m:ctrlPr>
                    <w:ins w:id="27" w:author="Unknown" w:date="2025-11-10T13:59:00Z" w16du:dateUtc="2025-11-10T18:59:00Z">
                      <w:rPr>
                        <w:rStyle w:val="mord"/>
                        <w:rFonts w:ascii="Cambria Math" w:hAnsi="Cambria Math"/>
                        <w:color w:val="000000"/>
                        <w:highlight w:val="yellow"/>
                      </w:rPr>
                    </w:ins>
                  </m:ctrlPr>
                </m:sSubPr>
                <m:e>
                  <m:r>
                    <w:rPr>
                      <w:rStyle w:val="mord"/>
                      <w:rFonts w:ascii="Cambria Math" w:hAnsi="Cambria Math"/>
                      <w:color w:val="000000"/>
                      <w:highlight w:val="yellow"/>
                    </w:rPr>
                    <m:t>n</m:t>
                  </m:r>
                  <m:r>
                    <m:rPr>
                      <m:sty m:val="p"/>
                    </m:rPr>
                    <w:rPr>
                      <w:rStyle w:val="mord"/>
                      <w:rFonts w:ascii="Cambria Math" w:hAnsi="Cambria Math"/>
                      <w:color w:val="000000"/>
                      <w:highlight w:val="yellow"/>
                    </w:rPr>
                    <m:t>.</m:t>
                  </m:r>
                  <m:r>
                    <w:rPr>
                      <w:rStyle w:val="mord"/>
                      <w:rFonts w:ascii="Cambria Math" w:hAnsi="Cambria Math"/>
                      <w:color w:val="000000"/>
                      <w:highlight w:val="yellow"/>
                    </w:rPr>
                    <m:t>elig</m:t>
                  </m:r>
                </m:e>
                <m:sub>
                  <m:r>
                    <w:rPr>
                      <w:rStyle w:val="mord"/>
                      <w:rFonts w:ascii="Cambria Math" w:hAnsi="Cambria Math"/>
                      <w:color w:val="000000"/>
                      <w:highlight w:val="yellow"/>
                    </w:rPr>
                    <m:t>PrEP</m:t>
                  </m:r>
                </m:sub>
              </m:sSub>
              <m:r>
                <m:rPr>
                  <m:sty m:val="p"/>
                </m:rPr>
                <w:rPr>
                  <w:rStyle w:val="mord"/>
                  <w:rFonts w:ascii="Cambria Math" w:hAnsi="Cambria Math"/>
                  <w:color w:val="000000"/>
                  <w:highlight w:val="yellow"/>
                </w:rPr>
                <m:t>×</m:t>
              </m:r>
              <m:r>
                <w:rPr>
                  <w:rStyle w:val="mord"/>
                  <w:rFonts w:ascii="Cambria Math" w:hAnsi="Cambria Math"/>
                  <w:color w:val="000000"/>
                  <w:highlight w:val="yellow"/>
                </w:rPr>
                <m:t>Q</m:t>
              </m:r>
            </m:num>
            <m:den>
              <m:r>
                <m:rPr>
                  <m:sty m:val="p"/>
                </m:rPr>
                <w:rPr>
                  <w:rStyle w:val="mord"/>
                  <w:rFonts w:ascii="Cambria Math" w:hAnsi="Cambria Math"/>
                  <w:color w:val="000000"/>
                  <w:highlight w:val="yellow"/>
                </w:rPr>
                <m:t>(1-</m:t>
              </m:r>
              <m:func>
                <m:funcPr>
                  <m:ctrlPr>
                    <w:ins w:id="28" w:author="Parastu Kasaie" w:date="2025-11-24T10:56:00Z" w16du:dateUtc="2025-11-24T15:56:00Z">
                      <w:rPr>
                        <w:rStyle w:val="mord"/>
                        <w:rFonts w:ascii="Cambria Math" w:hAnsi="Cambria Math"/>
                        <w:color w:val="000000"/>
                        <w:highlight w:val="yellow"/>
                      </w:rPr>
                    </w:ins>
                  </m:ctrlPr>
                </m:funcPr>
                <m:fName>
                  <m:r>
                    <m:rPr>
                      <m:sty m:val="p"/>
                    </m:rPr>
                    <w:rPr>
                      <w:rStyle w:val="mord"/>
                      <w:rFonts w:ascii="Cambria Math" w:hAnsi="Cambria Math"/>
                      <w:color w:val="000000"/>
                      <w:highlight w:val="yellow"/>
                    </w:rPr>
                    <m:t>log</m:t>
                  </m:r>
                </m:fName>
                <m:e>
                  <m:d>
                    <m:dPr>
                      <m:ctrlPr>
                        <w:ins w:id="29" w:author="Parastu Kasaie" w:date="2025-11-24T10:56:00Z" w16du:dateUtc="2025-11-24T15:56:00Z">
                          <w:rPr>
                            <w:rStyle w:val="mord"/>
                            <w:rFonts w:ascii="Cambria Math" w:hAnsi="Cambria Math"/>
                            <w:color w:val="000000"/>
                            <w:highlight w:val="yellow"/>
                          </w:rPr>
                        </w:ins>
                      </m:ctrlPr>
                    </m:dPr>
                    <m:e>
                      <m:sSub>
                        <m:sSubPr>
                          <m:ctrlPr>
                            <w:ins w:id="30" w:author="Unknown" w:date="2025-11-10T13:59:00Z" w16du:dateUtc="2025-11-10T18:59:00Z">
                              <w:rPr>
                                <w:rStyle w:val="mord"/>
                                <w:rFonts w:ascii="Cambria Math" w:hAnsi="Cambria Math"/>
                                <w:color w:val="000000"/>
                                <w:highlight w:val="yellow"/>
                              </w:rPr>
                            </w:ins>
                          </m:ctrlPr>
                        </m:sSubPr>
                        <m:e>
                          <m:r>
                            <m:rPr>
                              <m:sty m:val="p"/>
                            </m:rPr>
                            <w:rPr>
                              <w:rStyle w:val="mord"/>
                              <w:rFonts w:ascii="Cambria Math" w:hAnsi="Cambria Math"/>
                              <w:color w:val="000000"/>
                              <w:highlight w:val="yellow"/>
                            </w:rPr>
                            <m:t>P</m:t>
                          </m:r>
                        </m:e>
                        <m:sub>
                          <m:r>
                            <w:rPr>
                              <w:rStyle w:val="mord"/>
                              <w:rFonts w:ascii="Cambria Math" w:hAnsi="Cambria Math"/>
                              <w:color w:val="000000"/>
                              <w:highlight w:val="yellow"/>
                            </w:rPr>
                            <m:t>Doxy</m:t>
                          </m:r>
                        </m:sub>
                      </m:sSub>
                      <m:ctrlPr>
                        <w:ins w:id="31" w:author="Parastu Kasaie" w:date="2025-11-24T10:56:00Z" w16du:dateUtc="2025-11-24T15:56:00Z">
                          <w:rPr>
                            <w:rStyle w:val="mord"/>
                            <w:rFonts w:ascii="Cambria Math" w:hAnsi="Cambria Math"/>
                            <w:i/>
                            <w:color w:val="000000"/>
                            <w:highlight w:val="yellow"/>
                          </w:rPr>
                        </w:ins>
                      </m:ctrlPr>
                    </m:e>
                  </m:d>
                </m:e>
              </m:func>
              <m:r>
                <w:rPr>
                  <w:rStyle w:val="mord"/>
                  <w:rFonts w:ascii="Cambria Math" w:hAnsi="Cambria Math"/>
                  <w:color w:val="000000"/>
                  <w:highlight w:val="yellow"/>
                </w:rPr>
                <m:t>)</m:t>
              </m:r>
            </m:den>
          </m:f>
        </m:oMath>
      </m:oMathPara>
    </w:p>
    <w:p w14:paraId="592209D6" w14:textId="77777777" w:rsidR="008A0A8E" w:rsidRDefault="008A0A8E" w:rsidP="008A0A8E">
      <w:pPr>
        <w:rPr>
          <w:rStyle w:val="mord"/>
          <w:color w:val="000000"/>
        </w:rPr>
      </w:pPr>
    </w:p>
    <w:p w14:paraId="09E04BC9" w14:textId="77777777" w:rsidR="008A0A8E" w:rsidRDefault="008A0A8E" w:rsidP="008A0A8E">
      <w:pPr>
        <w:rPr>
          <w:rStyle w:val="mord"/>
          <w:color w:val="000000"/>
        </w:rPr>
      </w:pPr>
      <w:r>
        <w:rPr>
          <w:rStyle w:val="mord"/>
          <w:color w:val="000000"/>
        </w:rPr>
        <w:t>We have data on Uptake of PrEP and number of people eligible for PrEP</w:t>
      </w:r>
    </w:p>
    <w:p w14:paraId="7CC806DA" w14:textId="77777777" w:rsidR="008A0A8E" w:rsidRDefault="008A0A8E" w:rsidP="008A0A8E">
      <w:pPr>
        <w:rPr>
          <w:rStyle w:val="mord"/>
          <w:color w:val="000000"/>
        </w:rPr>
      </w:pPr>
    </w:p>
    <w:p w14:paraId="20BBD92D" w14:textId="77777777" w:rsidR="008A0A8E" w:rsidRPr="00633CC9" w:rsidRDefault="008A0A8E" w:rsidP="008A0A8E">
      <w:pPr>
        <w:pStyle w:val="ListParagraph"/>
        <w:numPr>
          <w:ilvl w:val="0"/>
          <w:numId w:val="21"/>
        </w:numPr>
        <w:rPr>
          <w:rStyle w:val="mord"/>
          <w:color w:val="000000"/>
        </w:rPr>
      </w:pPr>
      <w:r w:rsidRPr="00633CC9">
        <w:rPr>
          <w:rStyle w:val="mord"/>
          <w:color w:val="000000"/>
        </w:rPr>
        <w:t xml:space="preserve">We need to estimate </w:t>
      </w:r>
      <w:r w:rsidRPr="008A0A8E">
        <w:rPr>
          <w:rStyle w:val="mord"/>
          <w:color w:val="000000"/>
          <w:highlight w:val="yellow"/>
        </w:rPr>
        <w:t>Doxy persistence</w:t>
      </w:r>
      <w:r w:rsidRPr="00633CC9">
        <w:rPr>
          <w:rStyle w:val="mord"/>
          <w:color w:val="000000"/>
        </w:rPr>
        <w:t xml:space="preserve"> and fraction of </w:t>
      </w:r>
      <w:r w:rsidRPr="008A0A8E">
        <w:rPr>
          <w:rStyle w:val="mord"/>
          <w:color w:val="000000"/>
          <w:highlight w:val="yellow"/>
        </w:rPr>
        <w:t>PrEP eligible population taking Doxy (Q) from the literature</w:t>
      </w:r>
      <w:r w:rsidRPr="00633CC9">
        <w:rPr>
          <w:rStyle w:val="mord"/>
          <w:color w:val="000000"/>
        </w:rPr>
        <w:t xml:space="preserve">. </w:t>
      </w:r>
    </w:p>
    <w:p w14:paraId="5D253FA6" w14:textId="77777777" w:rsidR="00B95EF4" w:rsidRDefault="00B95EF4" w:rsidP="008A0A8E"/>
    <w:p w14:paraId="6187501D" w14:textId="34BD4C4F" w:rsidR="008A0A8E" w:rsidRDefault="008A0A8E" w:rsidP="00B95EF4">
      <w:pPr>
        <w:pStyle w:val="Heading1"/>
      </w:pPr>
      <w:r>
        <w:t>Data on Doxy-PEP Persistence (Adherence/Usage)</w:t>
      </w:r>
    </w:p>
    <w:p w14:paraId="1F194E4A" w14:textId="77777777" w:rsidR="008A0A8E" w:rsidRDefault="008A0A8E" w:rsidP="008A0A8E"/>
    <w:p w14:paraId="28DD39FC" w14:textId="77777777" w:rsidR="008A0A8E" w:rsidRDefault="008A0A8E" w:rsidP="008A0A8E">
      <w:r>
        <w:t xml:space="preserve">Persistence is measured as adherence in clinical studies or as "proportion of days covered" in health system analyses. </w:t>
      </w:r>
    </w:p>
    <w:p w14:paraId="4A064EDD" w14:textId="77777777" w:rsidR="008A0A8E" w:rsidRDefault="008A0A8E" w:rsidP="008A0A8E"/>
    <w:p w14:paraId="6F0C57B6" w14:textId="77777777" w:rsidR="008A0A8E" w:rsidRDefault="008A0A8E" w:rsidP="008A0A8E">
      <w:pPr>
        <w:ind w:left="720" w:firstLine="720"/>
      </w:pPr>
      <w:r>
        <w:t xml:space="preserve">   </w:t>
      </w:r>
    </w:p>
    <w:p w14:paraId="478DE2BE" w14:textId="77777777" w:rsidR="008A0A8E" w:rsidRDefault="008A0A8E" w:rsidP="008A0A8E">
      <w:pPr>
        <w:numPr>
          <w:ilvl w:val="0"/>
          <w:numId w:val="17"/>
        </w:numPr>
        <w:spacing w:line="276" w:lineRule="auto"/>
      </w:pPr>
      <w:r>
        <w:t>Clinical Trials (Self-reported adherence):</w:t>
      </w:r>
    </w:p>
    <w:p w14:paraId="29407628" w14:textId="77777777" w:rsidR="008A0A8E" w:rsidRDefault="008A0A8E" w:rsidP="008A0A8E">
      <w:pPr>
        <w:numPr>
          <w:ilvl w:val="1"/>
          <w:numId w:val="17"/>
        </w:numPr>
        <w:spacing w:line="276" w:lineRule="auto"/>
      </w:pPr>
      <w:r>
        <w:t>Across several trials, self-reported adherence to doxy-PEP was high, averaging approximately 80%.</w:t>
      </w:r>
    </w:p>
    <w:p w14:paraId="29019BEC" w14:textId="77777777" w:rsidR="008A0A8E" w:rsidRDefault="008A0A8E" w:rsidP="008A0A8E">
      <w:pPr>
        <w:numPr>
          <w:ilvl w:val="1"/>
          <w:numId w:val="17"/>
        </w:numPr>
        <w:spacing w:line="276" w:lineRule="auto"/>
      </w:pPr>
      <w:r w:rsidRPr="2A83712A">
        <w:t>In the dPEP trial among cisgender women in Kenya, lack of efficacy was attributed to low adherence, with only 44% having detectable doxycycline levels in hair samples, versus 78% self-reporting coverage, highlighting the difference between reported and actual use in some contexts.</w:t>
      </w:r>
    </w:p>
    <w:p w14:paraId="3DC779D6" w14:textId="77777777" w:rsidR="008A0A8E" w:rsidRDefault="008A0A8E" w:rsidP="008A0A8E">
      <w:pPr>
        <w:numPr>
          <w:ilvl w:val="0"/>
          <w:numId w:val="17"/>
        </w:numPr>
        <w:spacing w:line="276" w:lineRule="auto"/>
      </w:pPr>
      <w:r>
        <w:t>Real-World Clinical Settings (Usage Patterns):</w:t>
      </w:r>
    </w:p>
    <w:p w14:paraId="2899DD10" w14:textId="77777777" w:rsidR="008A0A8E" w:rsidRDefault="008A0A8E" w:rsidP="008A0A8E">
      <w:pPr>
        <w:numPr>
          <w:ilvl w:val="1"/>
          <w:numId w:val="17"/>
        </w:numPr>
        <w:spacing w:line="276" w:lineRule="auto"/>
      </w:pPr>
      <w:r>
        <w:t>A Philadelphia study found that among 416 doxy-PEP recipients, most (54.3%) were categorized as having "medium usage" (dispensed at 26-74% of visits), while 21.2% had "low usage" (25% of visits) and 24.5% had "high usage" (75% of visits).</w:t>
      </w:r>
    </w:p>
    <w:p w14:paraId="31C26BE1" w14:textId="77777777" w:rsidR="008A0A8E" w:rsidRDefault="008A0A8E" w:rsidP="008A0A8E">
      <w:pPr>
        <w:numPr>
          <w:ilvl w:val="1"/>
          <w:numId w:val="17"/>
        </w:numPr>
        <w:spacing w:line="276" w:lineRule="auto"/>
      </w:pPr>
      <w:r>
        <w:t>A Kaiser Permanente Northern California (KPNC) study using pharmacy data found the median number of fills per recipient was 2 (interquartile range, 1-3) over a median follow-up of 5.7 months. The median number of doses in possession per month was 6.5 (IQR, 4.3-10.6).</w:t>
      </w:r>
    </w:p>
    <w:p w14:paraId="0AB17201" w14:textId="77777777" w:rsidR="008A0A8E" w:rsidRDefault="008A0A8E" w:rsidP="008A0A8E">
      <w:pPr>
        <w:numPr>
          <w:ilvl w:val="1"/>
          <w:numId w:val="17"/>
        </w:numPr>
        <w:spacing w:line="276" w:lineRule="auto"/>
      </w:pPr>
      <w:r w:rsidRPr="2A83712A">
        <w:t xml:space="preserve">A national survey among MSM living with HIV in the US found that of those prescribed doxy-PEP, 22% had not taken it at all in the previous four weeks, while others reported varying frequency (38% monthly, 10% nearly daily). </w:t>
      </w:r>
    </w:p>
    <w:p w14:paraId="546F4CFB" w14:textId="77777777" w:rsidR="008A0A8E" w:rsidRDefault="008A0A8E" w:rsidP="008A0A8E">
      <w:pPr>
        <w:ind w:left="720"/>
      </w:pPr>
    </w:p>
    <w:p w14:paraId="4CE91100" w14:textId="77777777" w:rsidR="008A0A8E" w:rsidRDefault="008A0A8E" w:rsidP="008A0A8E">
      <w:r w:rsidRPr="2A83712A">
        <w:t>Data on % of PrEP-Eligible Individuals Receiving Doxy-PEP (Uptake)</w:t>
      </w:r>
    </w:p>
    <w:p w14:paraId="243E0258" w14:textId="77777777" w:rsidR="008A0A8E" w:rsidRDefault="008A0A8E" w:rsidP="008A0A8E"/>
    <w:p w14:paraId="79ECBF89" w14:textId="77777777" w:rsidR="008A0A8E" w:rsidRDefault="008A0A8E" w:rsidP="008A0A8E"/>
    <w:p w14:paraId="0A7CD53F" w14:textId="77777777" w:rsidR="008A0A8E" w:rsidRDefault="008A0A8E" w:rsidP="008A0A8E">
      <w:r>
        <w:t>Uptake data is highly dependent on the clinic setting, population demographics, and geographic location.</w:t>
      </w:r>
    </w:p>
    <w:p w14:paraId="720D89B5" w14:textId="77777777" w:rsidR="008A0A8E" w:rsidRDefault="008A0A8E" w:rsidP="008A0A8E"/>
    <w:p w14:paraId="0C68CAF6" w14:textId="77777777" w:rsidR="008A0A8E" w:rsidRDefault="008A0A8E" w:rsidP="008A0A8E"/>
    <w:p w14:paraId="2B3EE98E" w14:textId="77777777" w:rsidR="008A0A8E" w:rsidRDefault="008A0A8E" w:rsidP="008A0A8E">
      <w:pPr>
        <w:numPr>
          <w:ilvl w:val="0"/>
          <w:numId w:val="16"/>
        </w:numPr>
        <w:spacing w:line="276" w:lineRule="auto"/>
      </w:pPr>
      <w:r w:rsidRPr="2A83712A">
        <w:t xml:space="preserve">In a large integrated health system in California (KPNC), only 19.5% of 11,551 individuals already on HIV PrEP were dispensed doxy-PEP during the study period (Nov 2022 - Dec 2023). </w:t>
      </w:r>
    </w:p>
    <w:p w14:paraId="2792AA2E" w14:textId="77777777" w:rsidR="008A0A8E" w:rsidRDefault="008A0A8E" w:rsidP="008A0A8E">
      <w:pPr>
        <w:numPr>
          <w:ilvl w:val="0"/>
          <w:numId w:val="16"/>
        </w:numPr>
        <w:spacing w:line="276" w:lineRule="auto"/>
      </w:pPr>
      <w:r w:rsidRPr="2A83712A">
        <w:lastRenderedPageBreak/>
        <w:t>A study extension in a different clinic setting found a higher uptake rate: among 3081 PrEP clients offered doxy-PEP, 39% started it.</w:t>
      </w:r>
    </w:p>
    <w:p w14:paraId="40976607" w14:textId="77777777" w:rsidR="008A0A8E" w:rsidRDefault="008A0A8E" w:rsidP="008A0A8E">
      <w:pPr>
        <w:numPr>
          <w:ilvl w:val="0"/>
          <w:numId w:val="16"/>
        </w:numPr>
        <w:spacing w:line="276" w:lineRule="auto"/>
      </w:pPr>
      <w:r>
        <w:t>A Philadelphia clinic reported that among 508 eligible men, 82% opted to receive doxy-PEP. This highlights potential differences between patient acceptance (opt-in) and actual dispensing rates in a larger health system.</w:t>
      </w:r>
    </w:p>
    <w:p w14:paraId="0B31E0AE" w14:textId="77777777" w:rsidR="008A0A8E" w:rsidRDefault="008A0A8E" w:rsidP="008A0A8E">
      <w:pPr>
        <w:numPr>
          <w:ilvl w:val="0"/>
          <w:numId w:val="16"/>
        </w:numPr>
        <w:spacing w:line="276" w:lineRule="auto"/>
      </w:pPr>
      <w:r>
        <w:t>A US national survey found that only 20% of CDC-eligible participants were prescribed doxy-PEP.</w:t>
      </w:r>
    </w:p>
    <w:p w14:paraId="1385274A" w14:textId="77777777" w:rsidR="008A0A8E" w:rsidRDefault="008A0A8E" w:rsidP="008A0A8E"/>
    <w:p w14:paraId="7640FE92" w14:textId="77777777" w:rsidR="008A0A8E" w:rsidRDefault="008A0A8E" w:rsidP="008A0A8E">
      <w:r>
        <w:t>Demographic Disparities in Uptake:</w:t>
      </w:r>
    </w:p>
    <w:p w14:paraId="36732C30" w14:textId="77777777" w:rsidR="008A0A8E" w:rsidRDefault="008A0A8E" w:rsidP="008A0A8E">
      <w:pPr>
        <w:numPr>
          <w:ilvl w:val="0"/>
          <w:numId w:val="18"/>
        </w:numPr>
        <w:spacing w:line="276" w:lineRule="auto"/>
      </w:pPr>
      <w:r>
        <w:t>Uptake rates in the California study were similar across most racial/ethnic groups but varied by gender identity (e.g., 39% of cisgender men vs. all 14 cisgender women offered it declining).</w:t>
      </w:r>
    </w:p>
    <w:p w14:paraId="7B72FEBB" w14:textId="77777777" w:rsidR="008A0A8E" w:rsidRDefault="008A0A8E" w:rsidP="008A0A8E">
      <w:pPr>
        <w:numPr>
          <w:ilvl w:val="0"/>
          <w:numId w:val="18"/>
        </w:numPr>
        <w:spacing w:line="276" w:lineRule="auto"/>
      </w:pPr>
      <w:r w:rsidRPr="2A83712A">
        <w:t>Regional disparities exist, with lower uptake observed in the U.S. South, Midwest, and Mountain regions compared to the Pacific region.</w:t>
      </w:r>
    </w:p>
    <w:p w14:paraId="05A34F36" w14:textId="77777777" w:rsidR="008A0A8E" w:rsidRDefault="008A0A8E" w:rsidP="008A0A8E"/>
    <w:p w14:paraId="65228715" w14:textId="77777777" w:rsidR="008A0A8E" w:rsidRDefault="008A0A8E" w:rsidP="008A0A8E"/>
    <w:p w14:paraId="78A520DE" w14:textId="77777777" w:rsidR="008A0A8E" w:rsidRDefault="008A0A8E" w:rsidP="008A0A8E">
      <w:pPr>
        <w:numPr>
          <w:ilvl w:val="0"/>
          <w:numId w:val="15"/>
        </w:numPr>
        <w:spacing w:line="276" w:lineRule="auto"/>
      </w:pPr>
      <w:r w:rsidRPr="2A83712A">
        <w:t xml:space="preserve">2025 final results: Luetkemeyer, A. F., Donnell, D., Cohen, S. E., Dombrowski, J. C., Grabow, C., Haser, G., ... &amp; Celum, C. (2025). Doxycycline to prevent bacterial sexually transmitted infections in the USA: final results from the DoxyPEP multicentre, open-label, randomised controlled trial and open-label extension. The Lancet Infectious Diseases. </w:t>
      </w:r>
    </w:p>
    <w:p w14:paraId="71EAE898" w14:textId="77777777" w:rsidR="008A0A8E" w:rsidRDefault="008A0A8E" w:rsidP="008A0A8E"/>
    <w:p w14:paraId="5BEA0A79" w14:textId="77777777" w:rsidR="008A0A8E" w:rsidRDefault="008A0A8E" w:rsidP="008A0A8E">
      <w:pPr>
        <w:ind w:left="1440"/>
      </w:pPr>
      <w:hyperlink r:id="rId5">
        <w:r>
          <w:rPr>
            <w:color w:val="1155CC"/>
            <w:u w:val="single"/>
          </w:rPr>
          <w:t>https://www.thelancet.com/journals/laninf/article/PIIS1473-3099(25)00085-4/fulltext</w:t>
        </w:r>
      </w:hyperlink>
      <w:r>
        <w:t xml:space="preserve"> </w:t>
      </w:r>
    </w:p>
    <w:p w14:paraId="3CA0BC84" w14:textId="77777777" w:rsidR="008A0A8E" w:rsidRDefault="008A0A8E" w:rsidP="008A0A8E"/>
    <w:p w14:paraId="7D6CF7C1" w14:textId="77777777" w:rsidR="008A0A8E" w:rsidRDefault="008A0A8E" w:rsidP="008A0A8E"/>
    <w:p w14:paraId="5869A537" w14:textId="77777777" w:rsidR="008A0A8E" w:rsidRDefault="008A0A8E" w:rsidP="008A0A8E">
      <w:pPr>
        <w:numPr>
          <w:ilvl w:val="0"/>
          <w:numId w:val="15"/>
        </w:numPr>
        <w:spacing w:line="276" w:lineRule="auto"/>
      </w:pPr>
      <w:r w:rsidRPr="2A83712A">
        <w:t xml:space="preserve">Sokoll, P. R., Migliavaca, C. B., Döring, S., Traub, U., Stark, K., &amp; Sardeli, A. V. (2025). Efficacy of postexposure prophylaxis with doxycycline (Doxy-PEP) in reducing sexually transmitted infections: a systematic review and meta-analysis. Sexually Transmitted Infections, 101(1), 59-67. </w:t>
      </w:r>
    </w:p>
    <w:p w14:paraId="67F423CB" w14:textId="77777777" w:rsidR="008A0A8E" w:rsidRDefault="008A0A8E" w:rsidP="008A0A8E"/>
    <w:p w14:paraId="1C0E0368" w14:textId="77777777" w:rsidR="008A0A8E" w:rsidRDefault="008A0A8E" w:rsidP="008A0A8E">
      <w:pPr>
        <w:ind w:left="720" w:firstLine="720"/>
      </w:pPr>
      <w:hyperlink r:id="rId6">
        <w:r>
          <w:rPr>
            <w:color w:val="1155CC"/>
            <w:u w:val="single"/>
          </w:rPr>
          <w:t>https://sti.bmj.com/content/101/1/59.abstract</w:t>
        </w:r>
      </w:hyperlink>
      <w:r>
        <w:t xml:space="preserve"> </w:t>
      </w:r>
    </w:p>
    <w:p w14:paraId="60A56C65" w14:textId="77777777" w:rsidR="008A0A8E" w:rsidRDefault="008A0A8E" w:rsidP="008A0A8E">
      <w:pPr>
        <w:ind w:left="720" w:firstLine="720"/>
      </w:pPr>
    </w:p>
    <w:p w14:paraId="453C40B3" w14:textId="77777777" w:rsidR="008A0A8E" w:rsidRDefault="008A0A8E" w:rsidP="008A0A8E">
      <w:pPr>
        <w:ind w:left="720" w:firstLine="720"/>
      </w:pPr>
    </w:p>
    <w:p w14:paraId="338ADCFC" w14:textId="77777777" w:rsidR="008A0A8E" w:rsidRDefault="008A0A8E" w:rsidP="008A0A8E">
      <w:pPr>
        <w:numPr>
          <w:ilvl w:val="0"/>
          <w:numId w:val="15"/>
        </w:numPr>
        <w:spacing w:line="276" w:lineRule="auto"/>
      </w:pPr>
      <w:r w:rsidRPr="2A83712A">
        <w:t xml:space="preserve">Traeger, M. W., Leyden, W. A., Volk, J. E., Silverberg, M. J., Horberg, M. A., Davis, T. L., ... &amp; Marcus, J. L. (2025). Doxycycline postexposure prophylaxis and bacterial sexually transmitted infections among individuals using HIV preexposure prophylaxis. JAMA internal medicine, 185(3), 273-281. </w:t>
      </w:r>
    </w:p>
    <w:p w14:paraId="714C6DBC" w14:textId="77777777" w:rsidR="008A0A8E" w:rsidRDefault="008A0A8E" w:rsidP="008A0A8E"/>
    <w:p w14:paraId="1C1ABC5C" w14:textId="77777777" w:rsidR="008A0A8E" w:rsidRDefault="008A0A8E" w:rsidP="008A0A8E">
      <w:pPr>
        <w:ind w:left="720" w:firstLine="720"/>
      </w:pPr>
      <w:hyperlink r:id="rId7">
        <w:r>
          <w:rPr>
            <w:color w:val="1155CC"/>
            <w:u w:val="single"/>
          </w:rPr>
          <w:t>https://jamanetwork.com/journals/jamainternalmedicine/fullarticle/2828994</w:t>
        </w:r>
      </w:hyperlink>
      <w:r>
        <w:t xml:space="preserve"> </w:t>
      </w:r>
    </w:p>
    <w:p w14:paraId="48B8E106" w14:textId="77777777" w:rsidR="008A0A8E" w:rsidRDefault="008A0A8E" w:rsidP="008A0A8E"/>
    <w:p w14:paraId="779D8795" w14:textId="77777777" w:rsidR="008A0A8E" w:rsidRDefault="008A0A8E" w:rsidP="008A0A8E"/>
    <w:p w14:paraId="71674840" w14:textId="77777777" w:rsidR="008A0A8E" w:rsidRDefault="008A0A8E" w:rsidP="008A0A8E">
      <w:pPr>
        <w:numPr>
          <w:ilvl w:val="0"/>
          <w:numId w:val="15"/>
        </w:numPr>
        <w:spacing w:line="276" w:lineRule="auto"/>
      </w:pPr>
      <w:r>
        <w:t>Scott H, Roman J, Spinelli MA, et al. Doxycycline PEP: High uptake and significant decline in STIs after clinical implementation. CROI 2024 (Conference on Retroviruses and Opportunistic Infections), March 3-6, 2024, Denver. Abstract 126.</w:t>
      </w:r>
    </w:p>
    <w:p w14:paraId="224BB976" w14:textId="77777777" w:rsidR="008A0A8E" w:rsidRDefault="008A0A8E" w:rsidP="008A0A8E">
      <w:pPr>
        <w:ind w:left="1440"/>
      </w:pPr>
      <w:r>
        <w:lastRenderedPageBreak/>
        <w:t xml:space="preserve"> </w:t>
      </w:r>
    </w:p>
    <w:p w14:paraId="4E16A13C" w14:textId="77777777" w:rsidR="008A0A8E" w:rsidRDefault="008A0A8E" w:rsidP="008A0A8E">
      <w:pPr>
        <w:ind w:left="1440"/>
      </w:pPr>
      <w:hyperlink r:id="rId8" w:anchor=":~:text=Among%203081%20total%20PrEP%20clients,people%20opted%20to%20try%20DoxyPEP">
        <w:r>
          <w:rPr>
            <w:color w:val="1155CC"/>
            <w:u w:val="single"/>
          </w:rPr>
          <w:t>https://www.natap.org/2024/CROI/croi_36.htm#:~:text=Among%203081%20total%20PrEP%20clients,people%20opted%20to%20try%20DoxyPEP</w:t>
        </w:r>
      </w:hyperlink>
      <w:r>
        <w:t xml:space="preserve">. </w:t>
      </w:r>
    </w:p>
    <w:p w14:paraId="55344B92" w14:textId="77777777" w:rsidR="008A0A8E" w:rsidRDefault="008A0A8E" w:rsidP="008A0A8E">
      <w:pPr>
        <w:ind w:left="1440"/>
      </w:pPr>
    </w:p>
    <w:p w14:paraId="5243F289" w14:textId="77777777" w:rsidR="008A0A8E" w:rsidRDefault="008A0A8E" w:rsidP="008A0A8E">
      <w:pPr>
        <w:ind w:left="1440"/>
      </w:pPr>
    </w:p>
    <w:p w14:paraId="13BC4B16" w14:textId="77777777" w:rsidR="008A0A8E" w:rsidRDefault="008A0A8E" w:rsidP="008A0A8E">
      <w:pPr>
        <w:numPr>
          <w:ilvl w:val="0"/>
          <w:numId w:val="15"/>
        </w:numPr>
        <w:spacing w:line="276" w:lineRule="auto"/>
      </w:pPr>
      <w:r>
        <w:t xml:space="preserve">Lewis, Felicia M. T., Anna B. Cope, Kelly Clark, Robbie Madera, Lenore Asbel, Daniel R. Newman, and Nicole L. Davis. 2025. “Doxycycline Postexposure Prophylaxis Is Effective and Highly Acceptable in an Urban Public Sexually Transmitted Disease Clinic: Philadelphia, 2019–2023.” Sexually Transmitted Diseases 52 (12): 734–38. </w:t>
      </w:r>
    </w:p>
    <w:p w14:paraId="39995240" w14:textId="77777777" w:rsidR="008A0A8E" w:rsidRDefault="008A0A8E" w:rsidP="008A0A8E">
      <w:pPr>
        <w:ind w:left="1440"/>
      </w:pPr>
    </w:p>
    <w:p w14:paraId="49F53120" w14:textId="77777777" w:rsidR="008A0A8E" w:rsidRDefault="008A0A8E" w:rsidP="008A0A8E">
      <w:pPr>
        <w:ind w:left="1440"/>
      </w:pPr>
      <w:hyperlink r:id="rId9">
        <w:r>
          <w:rPr>
            <w:color w:val="1155CC"/>
            <w:u w:val="single"/>
          </w:rPr>
          <w:t>https://doi.org/10.1097/olq.0000000000002224</w:t>
        </w:r>
      </w:hyperlink>
      <w:r>
        <w:t xml:space="preserve">. </w:t>
      </w:r>
    </w:p>
    <w:p w14:paraId="5E6A643A" w14:textId="77777777" w:rsidR="008A0A8E" w:rsidRDefault="008A0A8E" w:rsidP="008A0A8E">
      <w:pPr>
        <w:ind w:left="1440"/>
      </w:pPr>
    </w:p>
    <w:p w14:paraId="3293E97A" w14:textId="77777777" w:rsidR="008A0A8E" w:rsidRDefault="008A0A8E" w:rsidP="008A0A8E">
      <w:pPr>
        <w:numPr>
          <w:ilvl w:val="0"/>
          <w:numId w:val="15"/>
        </w:numPr>
        <w:spacing w:line="276" w:lineRule="auto"/>
      </w:pPr>
      <w:r>
        <w:t>Traeger, M. W., Krakower, D. S., Mayer, K. H., Jenness, S. M., &amp; Marcus, J. L. (2024). Use of doxycycline and other antibiotics as bacterial sexually transmitted infection prophylaxis in a US sample of primarily gay and bisexual men. Sexually Transmitted Diseases, 10-1097</w:t>
      </w:r>
    </w:p>
    <w:p w14:paraId="6F70B014" w14:textId="77777777" w:rsidR="008A0A8E" w:rsidRDefault="008A0A8E" w:rsidP="008A0A8E">
      <w:pPr>
        <w:ind w:left="1440" w:firstLine="720"/>
      </w:pPr>
      <w:r>
        <w:tab/>
      </w:r>
      <w:r>
        <w:tab/>
      </w:r>
      <w:hyperlink r:id="rId10">
        <w:r>
          <w:rPr>
            <w:color w:val="1155CC"/>
            <w:u w:val="single"/>
          </w:rPr>
          <w:t>https://journals.lww.com/stdjournal/fulltext/2024/12000/use_of_doxycycline_and_other_antibiotics_as.1.aspx</w:t>
        </w:r>
      </w:hyperlink>
      <w:r>
        <w:t xml:space="preserve"> </w:t>
      </w:r>
    </w:p>
    <w:p w14:paraId="511FE966" w14:textId="77777777" w:rsidR="008A0A8E" w:rsidRDefault="008A0A8E" w:rsidP="008A0A8E">
      <w:pPr>
        <w:ind w:left="1440" w:firstLine="720"/>
      </w:pPr>
    </w:p>
    <w:p w14:paraId="5049CAE4" w14:textId="77777777" w:rsidR="008A0A8E" w:rsidRDefault="008A0A8E" w:rsidP="008A0A8E"/>
    <w:p w14:paraId="39F968B1" w14:textId="77777777" w:rsidR="008A0A8E" w:rsidRDefault="008A0A8E" w:rsidP="008A0A8E">
      <w:pPr>
        <w:pStyle w:val="Heading3"/>
      </w:pPr>
      <w:bookmarkStart w:id="32" w:name="_80t396yq1ut" w:colFirst="0" w:colLast="0"/>
      <w:bookmarkEnd w:id="32"/>
      <w:commentRangeStart w:id="33"/>
      <w:r>
        <w:t>Modeling Uptake:</w:t>
      </w:r>
      <w:commentRangeEnd w:id="33"/>
      <w:r w:rsidR="00E53374">
        <w:rPr>
          <w:rStyle w:val="CommentReference"/>
          <w:sz w:val="22"/>
          <w:szCs w:val="28"/>
        </w:rPr>
        <w:commentReference w:id="33"/>
      </w:r>
    </w:p>
    <w:p w14:paraId="30321C4D" w14:textId="77777777" w:rsidR="008A0A8E" w:rsidRDefault="008A0A8E" w:rsidP="008A0A8E"/>
    <w:tbl>
      <w:tblPr>
        <w:tblStyle w:val="TableGrid"/>
        <w:tblW w:w="11230" w:type="dxa"/>
        <w:tblLayout w:type="fixed"/>
        <w:tblLook w:val="0600" w:firstRow="0" w:lastRow="0" w:firstColumn="0" w:lastColumn="0" w:noHBand="1" w:noVBand="1"/>
      </w:tblPr>
      <w:tblGrid>
        <w:gridCol w:w="2515"/>
        <w:gridCol w:w="1575"/>
        <w:gridCol w:w="1785"/>
        <w:gridCol w:w="1785"/>
        <w:gridCol w:w="1785"/>
        <w:gridCol w:w="1785"/>
      </w:tblGrid>
      <w:tr w:rsidR="0014176F" w14:paraId="0EA0431E" w14:textId="78D52837" w:rsidTr="0014176F">
        <w:trPr>
          <w:trHeight w:val="515"/>
        </w:trPr>
        <w:tc>
          <w:tcPr>
            <w:tcW w:w="2515" w:type="dxa"/>
          </w:tcPr>
          <w:p w14:paraId="0D749330" w14:textId="77777777" w:rsidR="0014176F" w:rsidRDefault="0014176F">
            <w:pPr>
              <w:jc w:val="center"/>
            </w:pPr>
            <w:bookmarkStart w:id="35" w:name="_sk5w0feej8th" w:colFirst="0" w:colLast="0"/>
            <w:bookmarkEnd w:id="35"/>
            <w:r>
              <w:rPr>
                <w:b/>
                <w:bCs/>
              </w:rPr>
              <w:t>Study</w:t>
            </w:r>
          </w:p>
        </w:tc>
        <w:tc>
          <w:tcPr>
            <w:tcW w:w="1575" w:type="dxa"/>
          </w:tcPr>
          <w:p w14:paraId="4C3F4A6A" w14:textId="77777777" w:rsidR="0014176F" w:rsidRDefault="0014176F">
            <w:pPr>
              <w:jc w:val="center"/>
            </w:pPr>
            <w:r>
              <w:rPr>
                <w:b/>
                <w:bCs/>
              </w:rPr>
              <w:t xml:space="preserve">Population Denominator </w:t>
            </w:r>
          </w:p>
        </w:tc>
        <w:tc>
          <w:tcPr>
            <w:tcW w:w="1785" w:type="dxa"/>
          </w:tcPr>
          <w:p w14:paraId="3316A444" w14:textId="77777777" w:rsidR="0014176F" w:rsidRDefault="0014176F">
            <w:pPr>
              <w:jc w:val="center"/>
            </w:pPr>
            <w:r>
              <w:rPr>
                <w:b/>
                <w:bCs/>
              </w:rPr>
              <w:t>Uptake (%)</w:t>
            </w:r>
          </w:p>
        </w:tc>
        <w:tc>
          <w:tcPr>
            <w:tcW w:w="1785" w:type="dxa"/>
          </w:tcPr>
          <w:p w14:paraId="06A8A3CA" w14:textId="77777777" w:rsidR="0014176F" w:rsidRDefault="0014176F">
            <w:pPr>
              <w:jc w:val="center"/>
              <w:rPr>
                <w:b/>
                <w:bCs/>
              </w:rPr>
            </w:pPr>
            <w:r>
              <w:rPr>
                <w:b/>
                <w:bCs/>
              </w:rPr>
              <w:t>n</w:t>
            </w:r>
          </w:p>
        </w:tc>
        <w:tc>
          <w:tcPr>
            <w:tcW w:w="1785" w:type="dxa"/>
          </w:tcPr>
          <w:p w14:paraId="1863C642" w14:textId="77777777" w:rsidR="0014176F" w:rsidRDefault="0014176F">
            <w:pPr>
              <w:jc w:val="center"/>
              <w:rPr>
                <w:b/>
                <w:bCs/>
              </w:rPr>
            </w:pPr>
          </w:p>
        </w:tc>
        <w:tc>
          <w:tcPr>
            <w:tcW w:w="1785" w:type="dxa"/>
          </w:tcPr>
          <w:p w14:paraId="2474B972" w14:textId="3CF1840D" w:rsidR="0014176F" w:rsidRDefault="0014176F">
            <w:pPr>
              <w:jc w:val="center"/>
              <w:rPr>
                <w:b/>
                <w:bCs/>
              </w:rPr>
            </w:pPr>
          </w:p>
        </w:tc>
      </w:tr>
      <w:tr w:rsidR="0014176F" w14:paraId="7D7B5C6C" w14:textId="119FF9F1" w:rsidTr="0014176F">
        <w:trPr>
          <w:trHeight w:val="515"/>
        </w:trPr>
        <w:tc>
          <w:tcPr>
            <w:tcW w:w="2515" w:type="dxa"/>
          </w:tcPr>
          <w:p w14:paraId="353B9B5C" w14:textId="77777777" w:rsidR="0014176F" w:rsidRDefault="0014176F">
            <w:r>
              <w:t>KPNC (health system)</w:t>
            </w:r>
          </w:p>
        </w:tc>
        <w:tc>
          <w:tcPr>
            <w:tcW w:w="1575" w:type="dxa"/>
          </w:tcPr>
          <w:p w14:paraId="4AC3DA82" w14:textId="77777777" w:rsidR="0014176F" w:rsidRDefault="0014176F">
            <w:r w:rsidRPr="2A83712A">
              <w:t xml:space="preserve">HIV PrEP Dispensed </w:t>
            </w:r>
          </w:p>
          <w:p w14:paraId="56A28F02" w14:textId="77777777" w:rsidR="0014176F" w:rsidRDefault="0014176F">
            <w:r w:rsidRPr="2A83712A">
              <w:t>( &gt; 1 prescription)</w:t>
            </w:r>
          </w:p>
        </w:tc>
        <w:tc>
          <w:tcPr>
            <w:tcW w:w="1785" w:type="dxa"/>
          </w:tcPr>
          <w:p w14:paraId="35551B24" w14:textId="77777777" w:rsidR="0014176F" w:rsidRDefault="0014176F">
            <w:r>
              <w:t>19.5%</w:t>
            </w:r>
          </w:p>
        </w:tc>
        <w:tc>
          <w:tcPr>
            <w:tcW w:w="1785" w:type="dxa"/>
          </w:tcPr>
          <w:p w14:paraId="1CFEFEA2" w14:textId="77777777" w:rsidR="0014176F" w:rsidRDefault="0014176F">
            <w:r>
              <w:t>11,551</w:t>
            </w:r>
          </w:p>
        </w:tc>
        <w:tc>
          <w:tcPr>
            <w:tcW w:w="1785" w:type="dxa"/>
          </w:tcPr>
          <w:p w14:paraId="2AA5744D" w14:textId="77777777" w:rsidR="0014176F" w:rsidRDefault="0014176F">
            <w:pPr>
              <w:rPr>
                <w:rFonts w:ascii="Segoe UI" w:hAnsi="Segoe UI" w:cs="Segoe UI"/>
                <w:color w:val="212121"/>
                <w:shd w:val="clear" w:color="auto" w:fill="FFFFFF"/>
              </w:rPr>
            </w:pPr>
            <w:r>
              <w:rPr>
                <w:rFonts w:ascii="Segoe UI" w:hAnsi="Segoe UI" w:cs="Segoe UI"/>
                <w:color w:val="212121"/>
                <w:shd w:val="clear" w:color="auto" w:fill="FFFFFF"/>
              </w:rPr>
              <w:t>retrospective cohort study of adults (aged ≥18 years) dispensed HIV preexposure prophylaxis (PrEP) at Kaiser Permanente Northern California during November 1, 2022, to December 31, 2023</w:t>
            </w:r>
          </w:p>
          <w:p w14:paraId="7DFE644D" w14:textId="41AEC3D6" w:rsidR="007E68FC" w:rsidRPr="00ED7BD7" w:rsidRDefault="007E68FC">
            <w:r>
              <w:rPr>
                <w:rFonts w:ascii="Segoe UI" w:hAnsi="Segoe UI" w:cs="Segoe UI"/>
                <w:color w:val="212121"/>
                <w:shd w:val="clear" w:color="auto" w:fill="FFFFFF"/>
              </w:rPr>
              <w:t xml:space="preserve">data to compare HIV PrEP users </w:t>
            </w:r>
            <w:r>
              <w:rPr>
                <w:rFonts w:ascii="Segoe UI" w:hAnsi="Segoe UI" w:cs="Segoe UI"/>
                <w:color w:val="212121"/>
                <w:shd w:val="clear" w:color="auto" w:fill="FFFFFF"/>
              </w:rPr>
              <w:lastRenderedPageBreak/>
              <w:t>dispensed and not dispensed doxyPEP and rates of bacterial STIs before and after starting doxyPEP</w:t>
            </w:r>
          </w:p>
        </w:tc>
        <w:tc>
          <w:tcPr>
            <w:tcW w:w="1785" w:type="dxa"/>
          </w:tcPr>
          <w:p w14:paraId="41444F8B" w14:textId="2FE84DD3" w:rsidR="0014176F" w:rsidRDefault="0014176F">
            <w:r w:rsidRPr="00ED7BD7">
              <w:lastRenderedPageBreak/>
              <w:t>https://pubmed.ncbi.nlm.nih.gov/39761062/</w:t>
            </w:r>
          </w:p>
        </w:tc>
      </w:tr>
      <w:tr w:rsidR="0014176F" w14:paraId="571FDF4C" w14:textId="21D8DB7E" w:rsidTr="0014176F">
        <w:trPr>
          <w:trHeight w:val="515"/>
        </w:trPr>
        <w:tc>
          <w:tcPr>
            <w:tcW w:w="2515" w:type="dxa"/>
          </w:tcPr>
          <w:p w14:paraId="009597B2" w14:textId="77777777" w:rsidR="0014176F" w:rsidRDefault="0014176F">
            <w:r>
              <w:t xml:space="preserve">San Francisco clinic </w:t>
            </w:r>
          </w:p>
        </w:tc>
        <w:tc>
          <w:tcPr>
            <w:tcW w:w="1575" w:type="dxa"/>
          </w:tcPr>
          <w:p w14:paraId="05E92FE8" w14:textId="77777777" w:rsidR="0014176F" w:rsidRDefault="0014176F">
            <w:r w:rsidRPr="2A83712A">
              <w:t xml:space="preserve">HIV PrEP Dispensed </w:t>
            </w:r>
          </w:p>
          <w:p w14:paraId="5DDF7926" w14:textId="77777777" w:rsidR="0014176F" w:rsidRDefault="0014176F">
            <w:r w:rsidRPr="2A83712A">
              <w:t>( &gt; 1 prescription)</w:t>
            </w:r>
          </w:p>
        </w:tc>
        <w:tc>
          <w:tcPr>
            <w:tcW w:w="1785" w:type="dxa"/>
          </w:tcPr>
          <w:p w14:paraId="61379009" w14:textId="77777777" w:rsidR="0014176F" w:rsidRDefault="0014176F">
            <w:r>
              <w:t>39%</w:t>
            </w:r>
          </w:p>
        </w:tc>
        <w:tc>
          <w:tcPr>
            <w:tcW w:w="1785" w:type="dxa"/>
          </w:tcPr>
          <w:p w14:paraId="2B9D9312" w14:textId="77777777" w:rsidR="0014176F" w:rsidRDefault="0014176F">
            <w:r>
              <w:t>3,081</w:t>
            </w:r>
          </w:p>
        </w:tc>
        <w:tc>
          <w:tcPr>
            <w:tcW w:w="1785" w:type="dxa"/>
          </w:tcPr>
          <w:p w14:paraId="69716B8D" w14:textId="77777777" w:rsidR="0014176F" w:rsidRDefault="0014176F"/>
        </w:tc>
        <w:tc>
          <w:tcPr>
            <w:tcW w:w="1785" w:type="dxa"/>
          </w:tcPr>
          <w:p w14:paraId="17692347" w14:textId="43387F1E" w:rsidR="0014176F" w:rsidRDefault="0014176F"/>
        </w:tc>
      </w:tr>
      <w:tr w:rsidR="0014176F" w14:paraId="2CD1E0C5" w14:textId="256CDE37" w:rsidTr="0014176F">
        <w:trPr>
          <w:trHeight w:val="515"/>
        </w:trPr>
        <w:tc>
          <w:tcPr>
            <w:tcW w:w="2515" w:type="dxa"/>
          </w:tcPr>
          <w:p w14:paraId="7CC64491" w14:textId="77777777" w:rsidR="0014176F" w:rsidRDefault="0014176F">
            <w:r>
              <w:t>National survey</w:t>
            </w:r>
          </w:p>
        </w:tc>
        <w:tc>
          <w:tcPr>
            <w:tcW w:w="1575" w:type="dxa"/>
          </w:tcPr>
          <w:p w14:paraId="5D416656" w14:textId="77777777" w:rsidR="0014176F" w:rsidRDefault="0014176F">
            <w:r>
              <w:t>CDC-eligible MSM</w:t>
            </w:r>
          </w:p>
        </w:tc>
        <w:tc>
          <w:tcPr>
            <w:tcW w:w="1785" w:type="dxa"/>
          </w:tcPr>
          <w:p w14:paraId="30FFCE3B" w14:textId="77777777" w:rsidR="0014176F" w:rsidRDefault="0014176F">
            <w:r>
              <w:t>21%</w:t>
            </w:r>
          </w:p>
        </w:tc>
        <w:tc>
          <w:tcPr>
            <w:tcW w:w="1785" w:type="dxa"/>
          </w:tcPr>
          <w:p w14:paraId="609770DE" w14:textId="77777777" w:rsidR="0014176F" w:rsidRDefault="0014176F">
            <w:r>
              <w:rPr>
                <w:color w:val="333333"/>
                <w:sz w:val="24"/>
                <w:highlight w:val="white"/>
              </w:rPr>
              <w:t>903</w:t>
            </w:r>
          </w:p>
        </w:tc>
        <w:tc>
          <w:tcPr>
            <w:tcW w:w="1785" w:type="dxa"/>
          </w:tcPr>
          <w:p w14:paraId="552DA74B" w14:textId="77777777" w:rsidR="0014176F" w:rsidRDefault="0014176F">
            <w:pPr>
              <w:rPr>
                <w:color w:val="333333"/>
                <w:sz w:val="24"/>
                <w:highlight w:val="white"/>
              </w:rPr>
            </w:pPr>
          </w:p>
        </w:tc>
        <w:tc>
          <w:tcPr>
            <w:tcW w:w="1785" w:type="dxa"/>
          </w:tcPr>
          <w:p w14:paraId="5C95B726" w14:textId="1E73A27F" w:rsidR="0014176F" w:rsidRDefault="0014176F">
            <w:pPr>
              <w:rPr>
                <w:color w:val="333333"/>
                <w:sz w:val="24"/>
                <w:highlight w:val="white"/>
              </w:rPr>
            </w:pPr>
          </w:p>
        </w:tc>
      </w:tr>
      <w:tr w:rsidR="0014176F" w14:paraId="06A9AFE7" w14:textId="47F41EA8" w:rsidTr="0014176F">
        <w:trPr>
          <w:trHeight w:val="515"/>
        </w:trPr>
        <w:tc>
          <w:tcPr>
            <w:tcW w:w="2515" w:type="dxa"/>
          </w:tcPr>
          <w:p w14:paraId="0AA8C388" w14:textId="77777777" w:rsidR="0014176F" w:rsidRDefault="0014176F"/>
        </w:tc>
        <w:tc>
          <w:tcPr>
            <w:tcW w:w="1575" w:type="dxa"/>
          </w:tcPr>
          <w:p w14:paraId="0761E358" w14:textId="77777777" w:rsidR="0014176F" w:rsidRDefault="0014176F">
            <w:r w:rsidRPr="2A83712A">
              <w:t>On HIV PrEP (actively)</w:t>
            </w:r>
          </w:p>
        </w:tc>
        <w:tc>
          <w:tcPr>
            <w:tcW w:w="1785" w:type="dxa"/>
          </w:tcPr>
          <w:p w14:paraId="515B5D84" w14:textId="77777777" w:rsidR="0014176F" w:rsidRDefault="0014176F">
            <w:r>
              <w:t>25.1%</w:t>
            </w:r>
          </w:p>
        </w:tc>
        <w:tc>
          <w:tcPr>
            <w:tcW w:w="1785" w:type="dxa"/>
          </w:tcPr>
          <w:p w14:paraId="391F73C9" w14:textId="77777777" w:rsidR="0014176F" w:rsidRDefault="0014176F">
            <w:pPr>
              <w:rPr>
                <w:color w:val="333333"/>
                <w:sz w:val="24"/>
                <w:highlight w:val="white"/>
              </w:rPr>
            </w:pPr>
            <w:r>
              <w:rPr>
                <w:color w:val="333333"/>
                <w:sz w:val="24"/>
                <w:highlight w:val="white"/>
              </w:rPr>
              <w:t>383</w:t>
            </w:r>
          </w:p>
        </w:tc>
        <w:tc>
          <w:tcPr>
            <w:tcW w:w="1785" w:type="dxa"/>
          </w:tcPr>
          <w:p w14:paraId="582429F5" w14:textId="77777777" w:rsidR="0014176F" w:rsidRDefault="0014176F">
            <w:pPr>
              <w:rPr>
                <w:color w:val="333333"/>
                <w:sz w:val="24"/>
                <w:highlight w:val="white"/>
              </w:rPr>
            </w:pPr>
          </w:p>
        </w:tc>
        <w:tc>
          <w:tcPr>
            <w:tcW w:w="1785" w:type="dxa"/>
          </w:tcPr>
          <w:p w14:paraId="7B48E560" w14:textId="53B4BF85" w:rsidR="0014176F" w:rsidRDefault="0014176F">
            <w:pPr>
              <w:rPr>
                <w:color w:val="333333"/>
                <w:sz w:val="24"/>
                <w:highlight w:val="white"/>
              </w:rPr>
            </w:pPr>
          </w:p>
        </w:tc>
      </w:tr>
      <w:tr w:rsidR="0014176F" w14:paraId="37DA789B" w14:textId="1DAB7F6C" w:rsidTr="0014176F">
        <w:trPr>
          <w:trHeight w:val="515"/>
        </w:trPr>
        <w:tc>
          <w:tcPr>
            <w:tcW w:w="2515" w:type="dxa"/>
          </w:tcPr>
          <w:p w14:paraId="36CDE824" w14:textId="77777777" w:rsidR="0014176F" w:rsidRDefault="0014176F"/>
        </w:tc>
        <w:tc>
          <w:tcPr>
            <w:tcW w:w="1575" w:type="dxa"/>
          </w:tcPr>
          <w:p w14:paraId="144F81E6" w14:textId="77777777" w:rsidR="0014176F" w:rsidRDefault="0014176F">
            <w:r w:rsidRPr="2A83712A">
              <w:t>Ever used HIV PrEP</w:t>
            </w:r>
          </w:p>
        </w:tc>
        <w:tc>
          <w:tcPr>
            <w:tcW w:w="1785" w:type="dxa"/>
          </w:tcPr>
          <w:p w14:paraId="49371FB5" w14:textId="77777777" w:rsidR="0014176F" w:rsidRDefault="0014176F">
            <w:r>
              <w:rPr>
                <w:color w:val="232323"/>
                <w:sz w:val="21"/>
                <w:szCs w:val="21"/>
                <w:highlight w:val="white"/>
              </w:rPr>
              <w:t>21.5%</w:t>
            </w:r>
          </w:p>
        </w:tc>
        <w:tc>
          <w:tcPr>
            <w:tcW w:w="1785" w:type="dxa"/>
          </w:tcPr>
          <w:p w14:paraId="62C843B6" w14:textId="77777777" w:rsidR="0014176F" w:rsidRDefault="0014176F">
            <w:pPr>
              <w:rPr>
                <w:color w:val="333333"/>
                <w:sz w:val="24"/>
                <w:highlight w:val="white"/>
              </w:rPr>
            </w:pPr>
            <w:r>
              <w:rPr>
                <w:color w:val="333333"/>
                <w:sz w:val="24"/>
                <w:highlight w:val="white"/>
              </w:rPr>
              <w:t>469</w:t>
            </w:r>
          </w:p>
        </w:tc>
        <w:tc>
          <w:tcPr>
            <w:tcW w:w="1785" w:type="dxa"/>
          </w:tcPr>
          <w:p w14:paraId="722E0C51" w14:textId="77777777" w:rsidR="0014176F" w:rsidRDefault="0014176F">
            <w:pPr>
              <w:rPr>
                <w:color w:val="333333"/>
                <w:sz w:val="24"/>
                <w:highlight w:val="white"/>
              </w:rPr>
            </w:pPr>
          </w:p>
        </w:tc>
        <w:tc>
          <w:tcPr>
            <w:tcW w:w="1785" w:type="dxa"/>
          </w:tcPr>
          <w:p w14:paraId="57441CC9" w14:textId="0DCC5037" w:rsidR="0014176F" w:rsidRDefault="0014176F">
            <w:pPr>
              <w:rPr>
                <w:color w:val="333333"/>
                <w:sz w:val="24"/>
                <w:highlight w:val="white"/>
              </w:rPr>
            </w:pPr>
          </w:p>
        </w:tc>
      </w:tr>
      <w:tr w:rsidR="0014176F" w14:paraId="4A4D8194" w14:textId="63CA06AE" w:rsidTr="0014176F">
        <w:trPr>
          <w:trHeight w:val="515"/>
        </w:trPr>
        <w:tc>
          <w:tcPr>
            <w:tcW w:w="2515" w:type="dxa"/>
          </w:tcPr>
          <w:p w14:paraId="5351A3D4" w14:textId="77777777" w:rsidR="0014176F" w:rsidRDefault="0014176F">
            <w:r>
              <w:t>Philadelphia clinic</w:t>
            </w:r>
          </w:p>
        </w:tc>
        <w:tc>
          <w:tcPr>
            <w:tcW w:w="1575" w:type="dxa"/>
          </w:tcPr>
          <w:p w14:paraId="7E06EDD4" w14:textId="77777777" w:rsidR="0014176F" w:rsidRDefault="0014176F">
            <w:r w:rsidRPr="2A83712A">
              <w:t xml:space="preserve">HIV PrEP eligible ( </w:t>
            </w:r>
            <w:r w:rsidRPr="2A83712A">
              <w:rPr>
                <w:rFonts w:ascii="Arial Unicode MS" w:eastAsia="Arial Unicode MS" w:hAnsi="Arial Unicode MS" w:cs="Arial Unicode MS"/>
                <w:color w:val="333333"/>
                <w:sz w:val="24"/>
                <w:highlight w:val="white"/>
              </w:rPr>
              <w:t>≥2 clinic visits)</w:t>
            </w:r>
          </w:p>
        </w:tc>
        <w:tc>
          <w:tcPr>
            <w:tcW w:w="1785" w:type="dxa"/>
          </w:tcPr>
          <w:p w14:paraId="6ADEDAD8" w14:textId="77777777" w:rsidR="0014176F" w:rsidRDefault="0014176F">
            <w:r>
              <w:t xml:space="preserve">82% </w:t>
            </w:r>
          </w:p>
        </w:tc>
        <w:tc>
          <w:tcPr>
            <w:tcW w:w="1785" w:type="dxa"/>
          </w:tcPr>
          <w:p w14:paraId="027E81FD" w14:textId="77777777" w:rsidR="0014176F" w:rsidRDefault="0014176F">
            <w:r>
              <w:t>508</w:t>
            </w:r>
          </w:p>
        </w:tc>
        <w:tc>
          <w:tcPr>
            <w:tcW w:w="1785" w:type="dxa"/>
          </w:tcPr>
          <w:p w14:paraId="6AFCD87B" w14:textId="77777777" w:rsidR="0014176F" w:rsidRDefault="0014176F"/>
        </w:tc>
        <w:tc>
          <w:tcPr>
            <w:tcW w:w="1785" w:type="dxa"/>
          </w:tcPr>
          <w:p w14:paraId="586F2FCE" w14:textId="0FE1F83C" w:rsidR="0014176F" w:rsidRDefault="0014176F"/>
        </w:tc>
      </w:tr>
    </w:tbl>
    <w:p w14:paraId="1A70ED3A" w14:textId="77777777" w:rsidR="008A0A8E" w:rsidRDefault="008A0A8E" w:rsidP="008A0A8E">
      <w:pPr>
        <w:pStyle w:val="Heading3"/>
      </w:pPr>
      <w:r>
        <w:t>Modeling Persistence/Duration:</w:t>
      </w:r>
    </w:p>
    <w:p w14:paraId="7949881C" w14:textId="77777777" w:rsidR="008A0A8E" w:rsidRDefault="008A0A8E" w:rsidP="008A0A8E"/>
    <w:p w14:paraId="14F7834D" w14:textId="77777777" w:rsidR="008A0A8E" w:rsidRDefault="008A0A8E" w:rsidP="008A0A8E">
      <w:r>
        <w:t>From the KPNC Health System Paper</w:t>
      </w:r>
    </w:p>
    <w:p w14:paraId="7674CE73" w14:textId="77777777" w:rsidR="008A0A8E" w:rsidRDefault="008A0A8E" w:rsidP="008A0A8E"/>
    <w:p w14:paraId="7A211BCB" w14:textId="77777777" w:rsidR="008A0A8E" w:rsidRDefault="008A0A8E" w:rsidP="008A0A8E">
      <w:r>
        <w:rPr>
          <w:noProof/>
        </w:rPr>
        <w:lastRenderedPageBreak/>
        <w:drawing>
          <wp:inline distT="0" distB="0" distL="0" distR="0" wp14:anchorId="34CC1E0E" wp14:editId="5060E462">
            <wp:extent cx="5943600" cy="5029200"/>
            <wp:effectExtent l="0" t="0" r="0" b="0"/>
            <wp:docPr id="4" name="image20.png" descr="A table of pills with numbers an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20.png" descr="A table of pills with numbers and letters&#10;&#10;AI-generated content may be incorrect."/>
                    <pic:cNvPicPr preferRelativeResize="0"/>
                  </pic:nvPicPr>
                  <pic:blipFill>
                    <a:blip r:embed="rId15"/>
                    <a:srcRect/>
                    <a:stretch>
                      <a:fillRect/>
                    </a:stretch>
                  </pic:blipFill>
                  <pic:spPr>
                    <a:xfrm>
                      <a:off x="0" y="0"/>
                      <a:ext cx="5943600" cy="5029200"/>
                    </a:xfrm>
                    <a:prstGeom prst="rect">
                      <a:avLst/>
                    </a:prstGeom>
                    <a:ln/>
                  </pic:spPr>
                </pic:pic>
              </a:graphicData>
            </a:graphic>
          </wp:inline>
        </w:drawing>
      </w:r>
    </w:p>
    <w:p w14:paraId="45C623B6" w14:textId="6DB124B7" w:rsidR="008A0A8E" w:rsidRDefault="008A0A8E" w:rsidP="008A0A8E"/>
    <w:p w14:paraId="3A0F7D7B" w14:textId="4684DF57" w:rsidR="008A0A8E" w:rsidRDefault="4F65AB07" w:rsidP="455BD087">
      <w:pPr>
        <w:pStyle w:val="ListParagraph"/>
        <w:numPr>
          <w:ilvl w:val="0"/>
          <w:numId w:val="1"/>
        </w:numPr>
        <w:spacing w:before="220" w:after="220"/>
        <w:rPr>
          <w:rFonts w:ascii="Arial" w:eastAsia="Arial" w:hAnsi="Arial" w:cs="Arial"/>
          <w:color w:val="000000" w:themeColor="text1"/>
          <w:szCs w:val="22"/>
        </w:rPr>
      </w:pPr>
      <w:r w:rsidRPr="455BD087">
        <w:rPr>
          <w:rFonts w:ascii="Arial" w:eastAsia="Arial" w:hAnsi="Arial" w:cs="Arial"/>
          <w:color w:val="000000" w:themeColor="text1"/>
          <w:szCs w:val="22"/>
        </w:rPr>
        <w:t>Assume a fill every 66 days, on average</w:t>
      </w:r>
    </w:p>
    <w:p w14:paraId="602439D6" w14:textId="69A19317" w:rsidR="008A0A8E" w:rsidRDefault="4F65AB07" w:rsidP="455BD087">
      <w:pPr>
        <w:pStyle w:val="ListParagraph"/>
        <w:numPr>
          <w:ilvl w:val="0"/>
          <w:numId w:val="1"/>
        </w:numPr>
        <w:spacing w:before="220" w:after="220"/>
        <w:rPr>
          <w:rFonts w:ascii="Arial" w:eastAsia="Arial" w:hAnsi="Arial" w:cs="Arial"/>
          <w:color w:val="000000" w:themeColor="text1"/>
          <w:szCs w:val="22"/>
        </w:rPr>
      </w:pPr>
      <w:r w:rsidRPr="455BD087">
        <w:rPr>
          <w:rFonts w:ascii="Arial" w:eastAsia="Arial" w:hAnsi="Arial" w:cs="Arial"/>
          <w:color w:val="000000" w:themeColor="text1"/>
          <w:szCs w:val="22"/>
        </w:rPr>
        <w:t>Assume 2.3 fills per user</w:t>
      </w:r>
    </w:p>
    <w:p w14:paraId="5A440BCF" w14:textId="0717AFAA" w:rsidR="008A0A8E" w:rsidRDefault="4F65AB07" w:rsidP="455BD087">
      <w:pPr>
        <w:pStyle w:val="ListParagraph"/>
        <w:numPr>
          <w:ilvl w:val="0"/>
          <w:numId w:val="1"/>
        </w:numPr>
        <w:spacing w:before="220" w:after="220"/>
        <w:rPr>
          <w:rFonts w:ascii="Arial" w:eastAsia="Arial" w:hAnsi="Arial" w:cs="Arial"/>
          <w:color w:val="000000" w:themeColor="text1"/>
          <w:szCs w:val="22"/>
        </w:rPr>
      </w:pPr>
      <w:r w:rsidRPr="455BD087">
        <w:rPr>
          <w:rFonts w:ascii="Arial" w:eastAsia="Arial" w:hAnsi="Arial" w:cs="Arial"/>
          <w:color w:val="000000" w:themeColor="text1"/>
          <w:szCs w:val="22"/>
        </w:rPr>
        <w:t>The average time on doxy until running out:</w:t>
      </w:r>
    </w:p>
    <w:p w14:paraId="57B86CAA" w14:textId="46635008" w:rsidR="008A0A8E" w:rsidRDefault="4F65AB07" w:rsidP="455BD087">
      <w:pPr>
        <w:ind w:left="720"/>
      </w:pPr>
      <w:r>
        <w:rPr>
          <w:noProof/>
        </w:rPr>
        <w:drawing>
          <wp:inline distT="0" distB="0" distL="0" distR="0" wp14:anchorId="39795E65" wp14:editId="67BFC9D0">
            <wp:extent cx="3419475" cy="142875"/>
            <wp:effectExtent l="0" t="0" r="0" b="0"/>
            <wp:docPr id="1261675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5967" name="Picture 1261675967"/>
                    <pic:cNvPicPr/>
                  </pic:nvPicPr>
                  <pic:blipFill>
                    <a:blip r:embed="rId16">
                      <a:extLst>
                        <a:ext uri="{28A0092B-C50C-407E-A947-70E740481C1C}">
                          <a14:useLocalDpi xmlns:a14="http://schemas.microsoft.com/office/drawing/2010/main"/>
                        </a:ext>
                      </a:extLst>
                    </a:blip>
                    <a:stretch>
                      <a:fillRect/>
                    </a:stretch>
                  </pic:blipFill>
                  <pic:spPr>
                    <a:xfrm>
                      <a:off x="0" y="0"/>
                      <a:ext cx="3419475" cy="142875"/>
                    </a:xfrm>
                    <a:prstGeom prst="rect">
                      <a:avLst/>
                    </a:prstGeom>
                  </pic:spPr>
                </pic:pic>
              </a:graphicData>
            </a:graphic>
          </wp:inline>
        </w:drawing>
      </w:r>
    </w:p>
    <w:p w14:paraId="78BBA20F" w14:textId="54FC141B" w:rsidR="008A0A8E" w:rsidRDefault="4F65AB07" w:rsidP="455BD087">
      <w:pPr>
        <w:ind w:left="720"/>
      </w:pPr>
      <w:r w:rsidRPr="455BD087">
        <w:rPr>
          <w:rFonts w:ascii="Arial" w:eastAsia="Arial" w:hAnsi="Arial" w:cs="Arial"/>
          <w:color w:val="000000" w:themeColor="text1"/>
          <w:szCs w:val="22"/>
        </w:rPr>
        <w:t>Then:</w:t>
      </w:r>
    </w:p>
    <w:p w14:paraId="0D3C7DE6" w14:textId="590A72B3" w:rsidR="008A0A8E" w:rsidRDefault="4F65AB07" w:rsidP="455BD087">
      <w:pPr>
        <w:ind w:left="720"/>
      </w:pPr>
      <w:r>
        <w:rPr>
          <w:noProof/>
        </w:rPr>
        <w:drawing>
          <wp:inline distT="0" distB="0" distL="0" distR="0" wp14:anchorId="2CE791AD" wp14:editId="60B8B2E6">
            <wp:extent cx="533400" cy="314325"/>
            <wp:effectExtent l="0" t="0" r="0" b="0"/>
            <wp:docPr id="339879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79793" name="Picture 339879793"/>
                    <pic:cNvPicPr/>
                  </pic:nvPicPr>
                  <pic:blipFill>
                    <a:blip r:embed="rId17">
                      <a:extLst>
                        <a:ext uri="{28A0092B-C50C-407E-A947-70E740481C1C}">
                          <a14:useLocalDpi xmlns:a14="http://schemas.microsoft.com/office/drawing/2010/main"/>
                        </a:ext>
                      </a:extLst>
                    </a:blip>
                    <a:stretch>
                      <a:fillRect/>
                    </a:stretch>
                  </pic:blipFill>
                  <pic:spPr>
                    <a:xfrm>
                      <a:off x="0" y="0"/>
                      <a:ext cx="533400" cy="314325"/>
                    </a:xfrm>
                    <a:prstGeom prst="rect">
                      <a:avLst/>
                    </a:prstGeom>
                  </pic:spPr>
                </pic:pic>
              </a:graphicData>
            </a:graphic>
          </wp:inline>
        </w:drawing>
      </w:r>
    </w:p>
    <w:p w14:paraId="66E1CD26" w14:textId="78D726B7" w:rsidR="008A0A8E" w:rsidRDefault="4F65AB07" w:rsidP="455BD087">
      <w:pPr>
        <w:ind w:left="720"/>
      </w:pPr>
      <w:r w:rsidRPr="455BD087">
        <w:rPr>
          <w:rFonts w:ascii="Arial" w:eastAsia="Arial" w:hAnsi="Arial" w:cs="Arial"/>
          <w:color w:val="000000" w:themeColor="text1"/>
          <w:szCs w:val="22"/>
        </w:rPr>
        <w:t>Survival at time t:</w:t>
      </w:r>
    </w:p>
    <w:p w14:paraId="1657E47F" w14:textId="079B7ACA" w:rsidR="008A0A8E" w:rsidRDefault="4F65AB07" w:rsidP="455BD087">
      <w:pPr>
        <w:ind w:left="720"/>
      </w:pPr>
      <w:r>
        <w:rPr>
          <w:noProof/>
        </w:rPr>
        <w:drawing>
          <wp:inline distT="0" distB="0" distL="0" distR="0" wp14:anchorId="2BFD9063" wp14:editId="1BA89857">
            <wp:extent cx="876300" cy="180975"/>
            <wp:effectExtent l="0" t="0" r="0" b="0"/>
            <wp:docPr id="2123322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2959" name="Picture 2123322959"/>
                    <pic:cNvPicPr/>
                  </pic:nvPicPr>
                  <pic:blipFill>
                    <a:blip r:embed="rId18">
                      <a:extLst>
                        <a:ext uri="{28A0092B-C50C-407E-A947-70E740481C1C}">
                          <a14:useLocalDpi xmlns:a14="http://schemas.microsoft.com/office/drawing/2010/main"/>
                        </a:ext>
                      </a:extLst>
                    </a:blip>
                    <a:stretch>
                      <a:fillRect/>
                    </a:stretch>
                  </pic:blipFill>
                  <pic:spPr>
                    <a:xfrm>
                      <a:off x="0" y="0"/>
                      <a:ext cx="876300" cy="180975"/>
                    </a:xfrm>
                    <a:prstGeom prst="rect">
                      <a:avLst/>
                    </a:prstGeom>
                  </pic:spPr>
                </pic:pic>
              </a:graphicData>
            </a:graphic>
          </wp:inline>
        </w:drawing>
      </w:r>
    </w:p>
    <w:p w14:paraId="7B87D5AF" w14:textId="514DAD5A" w:rsidR="008A0A8E" w:rsidRDefault="008A0A8E" w:rsidP="008A0A8E"/>
    <w:p w14:paraId="68629C13" w14:textId="337F1F2B" w:rsidR="008A0A8E" w:rsidRDefault="4F65AB07" w:rsidP="455BD087">
      <w:pPr>
        <w:ind w:left="720"/>
      </w:pPr>
      <w:r w:rsidRPr="455BD087">
        <w:rPr>
          <w:rFonts w:ascii="Arial" w:eastAsia="Arial" w:hAnsi="Arial" w:cs="Arial"/>
          <w:color w:val="000000" w:themeColor="text1"/>
          <w:szCs w:val="22"/>
        </w:rPr>
        <w:t>At 1 year = 365 days:</w:t>
      </w:r>
    </w:p>
    <w:p w14:paraId="4F9D3273" w14:textId="2F719DA7" w:rsidR="008A0A8E" w:rsidRDefault="008A0A8E" w:rsidP="008A0A8E"/>
    <w:p w14:paraId="074E6F43" w14:textId="0966D68B" w:rsidR="008A0A8E" w:rsidRDefault="4F65AB07" w:rsidP="455BD087">
      <w:pPr>
        <w:ind w:left="720"/>
      </w:pPr>
      <w:r>
        <w:rPr>
          <w:noProof/>
        </w:rPr>
        <w:drawing>
          <wp:inline distT="0" distB="0" distL="0" distR="0" wp14:anchorId="0764224A" wp14:editId="07F89C40">
            <wp:extent cx="2247900" cy="180975"/>
            <wp:effectExtent l="0" t="0" r="0" b="0"/>
            <wp:docPr id="263236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36446" name="Picture 263236446"/>
                    <pic:cNvPicPr/>
                  </pic:nvPicPr>
                  <pic:blipFill>
                    <a:blip r:embed="rId19">
                      <a:extLst>
                        <a:ext uri="{28A0092B-C50C-407E-A947-70E740481C1C}">
                          <a14:useLocalDpi xmlns:a14="http://schemas.microsoft.com/office/drawing/2010/main"/>
                        </a:ext>
                      </a:extLst>
                    </a:blip>
                    <a:stretch>
                      <a:fillRect/>
                    </a:stretch>
                  </pic:blipFill>
                  <pic:spPr>
                    <a:xfrm>
                      <a:off x="0" y="0"/>
                      <a:ext cx="2247900" cy="180975"/>
                    </a:xfrm>
                    <a:prstGeom prst="rect">
                      <a:avLst/>
                    </a:prstGeom>
                  </pic:spPr>
                </pic:pic>
              </a:graphicData>
            </a:graphic>
          </wp:inline>
        </w:drawing>
      </w:r>
    </w:p>
    <w:p w14:paraId="12C6DA3A" w14:textId="4C6E44B0" w:rsidR="008A0A8E" w:rsidRDefault="008A0A8E" w:rsidP="008A0A8E"/>
    <w:p w14:paraId="5F0753BB" w14:textId="083F00E0" w:rsidR="008A0A8E" w:rsidRDefault="4F65AB07" w:rsidP="455BD087">
      <w:pPr>
        <w:ind w:left="720"/>
      </w:pPr>
      <w:r w:rsidRPr="455BD087">
        <w:rPr>
          <w:rFonts w:ascii="Arial" w:eastAsia="Arial" w:hAnsi="Arial" w:cs="Arial"/>
          <w:color w:val="000000" w:themeColor="text1"/>
          <w:szCs w:val="22"/>
        </w:rPr>
        <w:t>About 9% of the cohort would still be on doxyPEP at 1 year under this assumption.</w:t>
      </w:r>
    </w:p>
    <w:p w14:paraId="4E84D9A5" w14:textId="73A7A699" w:rsidR="008A0A8E" w:rsidRDefault="4F65AB07" w:rsidP="455BD087">
      <w:pPr>
        <w:ind w:left="720"/>
      </w:pPr>
      <w:r w:rsidRPr="455BD087">
        <w:rPr>
          <w:rFonts w:ascii="Arial" w:eastAsia="Arial" w:hAnsi="Arial" w:cs="Arial"/>
          <w:color w:val="000000" w:themeColor="text1"/>
          <w:szCs w:val="22"/>
        </w:rPr>
        <w:t xml:space="preserve"> </w:t>
      </w:r>
    </w:p>
    <w:p w14:paraId="08E15DFE" w14:textId="30FED498" w:rsidR="008A0A8E" w:rsidRDefault="008A0A8E" w:rsidP="008A0A8E"/>
    <w:p w14:paraId="6F95BCAE" w14:textId="2D697C42" w:rsidR="008A0A8E" w:rsidRDefault="4F65AB07" w:rsidP="455BD087">
      <w:r w:rsidRPr="455BD087">
        <w:rPr>
          <w:rFonts w:ascii="Arial" w:eastAsia="Arial" w:hAnsi="Arial" w:cs="Arial"/>
          <w:color w:val="000000" w:themeColor="text1"/>
          <w:szCs w:val="22"/>
        </w:rPr>
        <w:t>Suppose 152 days is the average duration across all doxyPEP users,</w:t>
      </w:r>
    </w:p>
    <w:p w14:paraId="7A9EED6E" w14:textId="424E7A61" w:rsidR="008A0A8E" w:rsidRDefault="4F65AB07" w:rsidP="455BD087">
      <w:r w:rsidRPr="455BD087">
        <w:rPr>
          <w:rFonts w:ascii="Arial" w:eastAsia="Arial" w:hAnsi="Arial" w:cs="Arial"/>
          <w:color w:val="000000" w:themeColor="text1"/>
          <w:szCs w:val="22"/>
        </w:rPr>
        <w:t>and we treat non-refillers as having refills ≈ 0.</w:t>
      </w:r>
    </w:p>
    <w:p w14:paraId="5ED64BDB" w14:textId="05A5F02A" w:rsidR="008A0A8E" w:rsidRDefault="4F65AB07" w:rsidP="455BD087">
      <w:r w:rsidRPr="455BD087">
        <w:rPr>
          <w:rFonts w:ascii="Arial" w:eastAsia="Arial" w:hAnsi="Arial" w:cs="Arial"/>
          <w:color w:val="000000" w:themeColor="text1"/>
          <w:szCs w:val="22"/>
        </w:rPr>
        <w:t>Then what does that imply for refillers, and what’s the 1-year % still covered?</w:t>
      </w:r>
    </w:p>
    <w:p w14:paraId="198B7F61" w14:textId="7D18B7C2" w:rsidR="008A0A8E" w:rsidRDefault="008A0A8E" w:rsidP="008A0A8E"/>
    <w:p w14:paraId="4ECC891F" w14:textId="641FD3D5" w:rsidR="008A0A8E" w:rsidRDefault="4F65AB07" w:rsidP="455BD087">
      <w:r w:rsidRPr="455BD087">
        <w:rPr>
          <w:rFonts w:ascii="Arial" w:eastAsia="Arial" w:hAnsi="Arial" w:cs="Arial"/>
          <w:color w:val="000000" w:themeColor="text1"/>
          <w:szCs w:val="22"/>
        </w:rPr>
        <w:t>We have N = 2253 doxyPEP users. Of these, 1175 received more than one fill and 1078 received only one fill. Therefore,</w:t>
      </w:r>
    </w:p>
    <w:p w14:paraId="0CD4C9C3" w14:textId="33AB05B7" w:rsidR="008A0A8E" w:rsidRDefault="008A0A8E" w:rsidP="008A0A8E"/>
    <w:p w14:paraId="2F1B9B9E" w14:textId="2FD4153E" w:rsidR="008A0A8E" w:rsidRDefault="4F65AB07" w:rsidP="455BD087">
      <w:r>
        <w:rPr>
          <w:noProof/>
        </w:rPr>
        <w:drawing>
          <wp:inline distT="0" distB="0" distL="0" distR="0" wp14:anchorId="01BBCB77" wp14:editId="0963FFCE">
            <wp:extent cx="1400175" cy="314325"/>
            <wp:effectExtent l="0" t="0" r="0" b="0"/>
            <wp:docPr id="1664628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28858" name="Picture 1664628858"/>
                    <pic:cNvPicPr/>
                  </pic:nvPicPr>
                  <pic:blipFill>
                    <a:blip r:embed="rId20">
                      <a:extLst>
                        <a:ext uri="{28A0092B-C50C-407E-A947-70E740481C1C}">
                          <a14:useLocalDpi xmlns:a14="http://schemas.microsoft.com/office/drawing/2010/main"/>
                        </a:ext>
                      </a:extLst>
                    </a:blip>
                    <a:stretch>
                      <a:fillRect/>
                    </a:stretch>
                  </pic:blipFill>
                  <pic:spPr>
                    <a:xfrm>
                      <a:off x="0" y="0"/>
                      <a:ext cx="1400175" cy="314325"/>
                    </a:xfrm>
                    <a:prstGeom prst="rect">
                      <a:avLst/>
                    </a:prstGeom>
                  </pic:spPr>
                </pic:pic>
              </a:graphicData>
            </a:graphic>
          </wp:inline>
        </w:drawing>
      </w:r>
    </w:p>
    <w:p w14:paraId="5C038DBD" w14:textId="3DFCB7E3" w:rsidR="008A0A8E" w:rsidRDefault="4F65AB07" w:rsidP="455BD087">
      <w:r>
        <w:rPr>
          <w:noProof/>
        </w:rPr>
        <w:drawing>
          <wp:inline distT="0" distB="0" distL="0" distR="0" wp14:anchorId="5FBC9500" wp14:editId="274EFCB6">
            <wp:extent cx="1447800" cy="314325"/>
            <wp:effectExtent l="0" t="0" r="0" b="0"/>
            <wp:docPr id="319102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2617" name="Picture 319102617"/>
                    <pic:cNvPicPr/>
                  </pic:nvPicPr>
                  <pic:blipFill>
                    <a:blip r:embed="rId21">
                      <a:extLst>
                        <a:ext uri="{28A0092B-C50C-407E-A947-70E740481C1C}">
                          <a14:useLocalDpi xmlns:a14="http://schemas.microsoft.com/office/drawing/2010/main"/>
                        </a:ext>
                      </a:extLst>
                    </a:blip>
                    <a:stretch>
                      <a:fillRect/>
                    </a:stretch>
                  </pic:blipFill>
                  <pic:spPr>
                    <a:xfrm>
                      <a:off x="0" y="0"/>
                      <a:ext cx="1447800" cy="314325"/>
                    </a:xfrm>
                    <a:prstGeom prst="rect">
                      <a:avLst/>
                    </a:prstGeom>
                  </pic:spPr>
                </pic:pic>
              </a:graphicData>
            </a:graphic>
          </wp:inline>
        </w:drawing>
      </w:r>
    </w:p>
    <w:p w14:paraId="41867B48" w14:textId="1D7F37C2" w:rsidR="008A0A8E" w:rsidRDefault="008A0A8E" w:rsidP="008A0A8E"/>
    <w:p w14:paraId="7D9D7D24" w14:textId="6C8529C7" w:rsidR="008A0A8E" w:rsidRDefault="008A0A8E" w:rsidP="008A0A8E"/>
    <w:p w14:paraId="641B0237" w14:textId="57910F53" w:rsidR="008A0A8E" w:rsidRDefault="4F65AB07" w:rsidP="455BD087">
      <w:r w:rsidRPr="455BD087">
        <w:rPr>
          <w:rFonts w:ascii="Arial" w:eastAsia="Arial" w:hAnsi="Arial" w:cs="Arial"/>
          <w:color w:val="000000" w:themeColor="text1"/>
          <w:szCs w:val="22"/>
        </w:rPr>
        <w:t>Then to find E[X</w:t>
      </w:r>
      <w:r w:rsidRPr="455BD087">
        <w:rPr>
          <w:rFonts w:ascii="Arial" w:eastAsia="Arial" w:hAnsi="Arial" w:cs="Arial"/>
          <w:color w:val="000000" w:themeColor="text1"/>
          <w:szCs w:val="22"/>
          <w:vertAlign w:val="subscript"/>
        </w:rPr>
        <w:t>refill</w:t>
      </w:r>
      <w:r w:rsidRPr="455BD087">
        <w:rPr>
          <w:rFonts w:ascii="Arial" w:eastAsia="Arial" w:hAnsi="Arial" w:cs="Arial"/>
          <w:color w:val="000000" w:themeColor="text1"/>
          <w:szCs w:val="22"/>
        </w:rPr>
        <w:t xml:space="preserve">]: </w:t>
      </w:r>
    </w:p>
    <w:p w14:paraId="6424E3F8" w14:textId="7673408B" w:rsidR="008A0A8E" w:rsidRDefault="008A0A8E" w:rsidP="008A0A8E"/>
    <w:p w14:paraId="68D7DD61" w14:textId="6CEC0D8A" w:rsidR="008A0A8E" w:rsidRDefault="4F65AB07" w:rsidP="455BD087">
      <w:r>
        <w:rPr>
          <w:noProof/>
        </w:rPr>
        <w:drawing>
          <wp:inline distT="0" distB="0" distL="0" distR="0" wp14:anchorId="1E9CB2A2" wp14:editId="4EB6E811">
            <wp:extent cx="3057525" cy="152400"/>
            <wp:effectExtent l="0" t="0" r="0" b="0"/>
            <wp:docPr id="1542943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43546" name="Picture 1542943546"/>
                    <pic:cNvPicPr/>
                  </pic:nvPicPr>
                  <pic:blipFill>
                    <a:blip r:embed="rId22">
                      <a:extLst>
                        <a:ext uri="{28A0092B-C50C-407E-A947-70E740481C1C}">
                          <a14:useLocalDpi xmlns:a14="http://schemas.microsoft.com/office/drawing/2010/main"/>
                        </a:ext>
                      </a:extLst>
                    </a:blip>
                    <a:stretch>
                      <a:fillRect/>
                    </a:stretch>
                  </pic:blipFill>
                  <pic:spPr>
                    <a:xfrm>
                      <a:off x="0" y="0"/>
                      <a:ext cx="3057525" cy="152400"/>
                    </a:xfrm>
                    <a:prstGeom prst="rect">
                      <a:avLst/>
                    </a:prstGeom>
                  </pic:spPr>
                </pic:pic>
              </a:graphicData>
            </a:graphic>
          </wp:inline>
        </w:drawing>
      </w:r>
    </w:p>
    <w:p w14:paraId="3F0A4F5B" w14:textId="70205580" w:rsidR="008A0A8E" w:rsidRDefault="008A0A8E" w:rsidP="008A0A8E"/>
    <w:p w14:paraId="26BDA92B" w14:textId="176A3C63" w:rsidR="008A0A8E" w:rsidRDefault="4F65AB07" w:rsidP="455BD087">
      <w:r w:rsidRPr="455BD087">
        <w:rPr>
          <w:rFonts w:ascii="Arial" w:eastAsia="Arial" w:hAnsi="Arial" w:cs="Arial"/>
          <w:color w:val="000000" w:themeColor="text1"/>
          <w:szCs w:val="22"/>
        </w:rPr>
        <w:t>Which results in:</w:t>
      </w:r>
    </w:p>
    <w:p w14:paraId="4A819574" w14:textId="77A48954" w:rsidR="008A0A8E" w:rsidRDefault="008A0A8E" w:rsidP="008A0A8E"/>
    <w:p w14:paraId="0D035DF1" w14:textId="48CE1BBB" w:rsidR="008A0A8E" w:rsidRDefault="4F65AB07" w:rsidP="455BD087">
      <w:r>
        <w:rPr>
          <w:noProof/>
        </w:rPr>
        <w:drawing>
          <wp:inline distT="0" distB="0" distL="0" distR="0" wp14:anchorId="6499DA1D" wp14:editId="1B1CDD1B">
            <wp:extent cx="1971675" cy="342900"/>
            <wp:effectExtent l="0" t="0" r="0" b="0"/>
            <wp:docPr id="727900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00226" name="Picture 727900226"/>
                    <pic:cNvPicPr/>
                  </pic:nvPicPr>
                  <pic:blipFill>
                    <a:blip r:embed="rId23">
                      <a:extLst>
                        <a:ext uri="{28A0092B-C50C-407E-A947-70E740481C1C}">
                          <a14:useLocalDpi xmlns:a14="http://schemas.microsoft.com/office/drawing/2010/main"/>
                        </a:ext>
                      </a:extLst>
                    </a:blip>
                    <a:stretch>
                      <a:fillRect/>
                    </a:stretch>
                  </pic:blipFill>
                  <pic:spPr>
                    <a:xfrm>
                      <a:off x="0" y="0"/>
                      <a:ext cx="1971675" cy="342900"/>
                    </a:xfrm>
                    <a:prstGeom prst="rect">
                      <a:avLst/>
                    </a:prstGeom>
                  </pic:spPr>
                </pic:pic>
              </a:graphicData>
            </a:graphic>
          </wp:inline>
        </w:drawing>
      </w:r>
    </w:p>
    <w:p w14:paraId="336F863F" w14:textId="2061EAB8" w:rsidR="008A0A8E" w:rsidRDefault="008A0A8E" w:rsidP="008A0A8E"/>
    <w:p w14:paraId="317FE1AE" w14:textId="093C6900" w:rsidR="008A0A8E" w:rsidRDefault="008A0A8E" w:rsidP="008A0A8E"/>
    <w:p w14:paraId="55E90132" w14:textId="382F0EDF" w:rsidR="008A0A8E" w:rsidRDefault="4F65AB07" w:rsidP="455BD087">
      <w:r w:rsidRPr="455BD087">
        <w:rPr>
          <w:rFonts w:ascii="Arial" w:eastAsia="Arial" w:hAnsi="Arial" w:cs="Arial"/>
          <w:color w:val="000000" w:themeColor="text1"/>
          <w:szCs w:val="22"/>
        </w:rPr>
        <w:t xml:space="preserve">Then: </w:t>
      </w:r>
    </w:p>
    <w:p w14:paraId="3A0A72F2" w14:textId="769309E9" w:rsidR="008A0A8E" w:rsidRDefault="008A0A8E" w:rsidP="008A0A8E"/>
    <w:p w14:paraId="2D48FAE4" w14:textId="51F3F163" w:rsidR="008A0A8E" w:rsidRDefault="4F65AB07" w:rsidP="455BD087">
      <w:r>
        <w:rPr>
          <w:noProof/>
        </w:rPr>
        <w:drawing>
          <wp:inline distT="0" distB="0" distL="0" distR="0" wp14:anchorId="2797C4F1" wp14:editId="56D2FE57">
            <wp:extent cx="2628900" cy="142875"/>
            <wp:effectExtent l="0" t="0" r="0" b="0"/>
            <wp:docPr id="1507757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7646" name="Picture 1507757646"/>
                    <pic:cNvPicPr/>
                  </pic:nvPicPr>
                  <pic:blipFill>
                    <a:blip r:embed="rId24">
                      <a:extLst>
                        <a:ext uri="{28A0092B-C50C-407E-A947-70E740481C1C}">
                          <a14:useLocalDpi xmlns:a14="http://schemas.microsoft.com/office/drawing/2010/main"/>
                        </a:ext>
                      </a:extLst>
                    </a:blip>
                    <a:stretch>
                      <a:fillRect/>
                    </a:stretch>
                  </pic:blipFill>
                  <pic:spPr>
                    <a:xfrm>
                      <a:off x="0" y="0"/>
                      <a:ext cx="2628900" cy="142875"/>
                    </a:xfrm>
                    <a:prstGeom prst="rect">
                      <a:avLst/>
                    </a:prstGeom>
                  </pic:spPr>
                </pic:pic>
              </a:graphicData>
            </a:graphic>
          </wp:inline>
        </w:drawing>
      </w:r>
    </w:p>
    <w:p w14:paraId="3EE54F91" w14:textId="435E8659" w:rsidR="008A0A8E" w:rsidRDefault="008A0A8E" w:rsidP="008A0A8E"/>
    <w:p w14:paraId="64B46F60" w14:textId="593FF86B" w:rsidR="008A0A8E" w:rsidRDefault="008A0A8E" w:rsidP="008A0A8E"/>
    <w:p w14:paraId="68969C71" w14:textId="24F326D0" w:rsidR="008A0A8E" w:rsidRDefault="4F65AB07" w:rsidP="455BD087">
      <w:r>
        <w:rPr>
          <w:noProof/>
        </w:rPr>
        <w:drawing>
          <wp:inline distT="0" distB="0" distL="0" distR="0" wp14:anchorId="517E4321" wp14:editId="0441EBA8">
            <wp:extent cx="2524125" cy="180975"/>
            <wp:effectExtent l="0" t="0" r="0" b="0"/>
            <wp:docPr id="939110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10061" name="Picture 939110061"/>
                    <pic:cNvPicPr/>
                  </pic:nvPicPr>
                  <pic:blipFill>
                    <a:blip r:embed="rId25">
                      <a:extLst>
                        <a:ext uri="{28A0092B-C50C-407E-A947-70E740481C1C}">
                          <a14:useLocalDpi xmlns:a14="http://schemas.microsoft.com/office/drawing/2010/main"/>
                        </a:ext>
                      </a:extLst>
                    </a:blip>
                    <a:stretch>
                      <a:fillRect/>
                    </a:stretch>
                  </pic:blipFill>
                  <pic:spPr>
                    <a:xfrm>
                      <a:off x="0" y="0"/>
                      <a:ext cx="2524125" cy="180975"/>
                    </a:xfrm>
                    <a:prstGeom prst="rect">
                      <a:avLst/>
                    </a:prstGeom>
                  </pic:spPr>
                </pic:pic>
              </a:graphicData>
            </a:graphic>
          </wp:inline>
        </w:drawing>
      </w:r>
    </w:p>
    <w:p w14:paraId="53F5DC4D" w14:textId="0A0529FA" w:rsidR="008A0A8E" w:rsidRDefault="008A0A8E" w:rsidP="008A0A8E"/>
    <w:p w14:paraId="00E83151" w14:textId="2850AE4C" w:rsidR="008A0A8E" w:rsidRDefault="4F65AB07" w:rsidP="455BD087">
      <w:pPr>
        <w:ind w:left="720"/>
      </w:pPr>
      <w:r w:rsidRPr="455BD087">
        <w:rPr>
          <w:rFonts w:ascii="Arial" w:eastAsia="Arial" w:hAnsi="Arial" w:cs="Arial"/>
          <w:color w:val="000000" w:themeColor="text1"/>
          <w:szCs w:val="22"/>
        </w:rPr>
        <w:t>About 28% of the cohort would still be on doxyPEP at 1 year under this assumption.</w:t>
      </w:r>
    </w:p>
    <w:p w14:paraId="7CC79509" w14:textId="499B7E3A" w:rsidR="008A0A8E" w:rsidRDefault="008A0A8E" w:rsidP="008A0A8E"/>
    <w:p w14:paraId="61AAEEE9" w14:textId="2EAA6027" w:rsidR="008A0A8E" w:rsidRDefault="008A0A8E" w:rsidP="008A0A8E"/>
    <w:p w14:paraId="63342B10" w14:textId="6A88E96C" w:rsidR="008A0A8E" w:rsidRDefault="008A0A8E" w:rsidP="008A0A8E"/>
    <w:p w14:paraId="21EA3872" w14:textId="77777777" w:rsidR="008A0A8E" w:rsidRDefault="008A0A8E" w:rsidP="008A0A8E"/>
    <w:p w14:paraId="31841FFE" w14:textId="77777777" w:rsidR="008A0A8E" w:rsidRDefault="008A0A8E" w:rsidP="008A0A8E"/>
    <w:p w14:paraId="04197A82" w14:textId="77777777" w:rsidR="00CB2855" w:rsidRPr="00294C9A" w:rsidRDefault="00CB2855" w:rsidP="00294C9A"/>
    <w:sectPr w:rsidR="00CB2855" w:rsidRPr="00294C9A" w:rsidSect="008A0A8E">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Parastu Kasaie" w:date="2025-12-12T13:20:00Z" w:initials="PK">
    <w:p w14:paraId="7C55EB81" w14:textId="40E4373D" w:rsidR="00E53374" w:rsidRDefault="00E53374" w:rsidP="00E53374">
      <w:r>
        <w:rPr>
          <w:rStyle w:val="CommentReference"/>
        </w:rPr>
        <w:annotationRef/>
      </w:r>
      <w:r>
        <w:rPr>
          <w:sz w:val="20"/>
          <w:szCs w:val="20"/>
        </w:rPr>
        <w:fldChar w:fldCharType="begin"/>
      </w:r>
      <w:r>
        <w:rPr>
          <w:sz w:val="20"/>
          <w:szCs w:val="20"/>
        </w:rPr>
        <w:instrText>HYPERLINK "mailto:rforste3@jh.edu"</w:instrText>
      </w:r>
      <w:r>
        <w:rPr>
          <w:sz w:val="20"/>
          <w:szCs w:val="20"/>
        </w:rPr>
      </w:r>
      <w:bookmarkStart w:id="34" w:name="_@_D5F59ECB161210498E3F5A4C53DC1BE6Z"/>
      <w:r>
        <w:rPr>
          <w:sz w:val="20"/>
          <w:szCs w:val="20"/>
        </w:rPr>
        <w:fldChar w:fldCharType="separate"/>
      </w:r>
      <w:bookmarkEnd w:id="34"/>
      <w:r w:rsidRPr="00E53374">
        <w:rPr>
          <w:rStyle w:val="Mention"/>
          <w:noProof/>
          <w:sz w:val="20"/>
          <w:szCs w:val="20"/>
        </w:rPr>
        <w:t>@Ryan Forster</w:t>
      </w:r>
      <w:r>
        <w:rPr>
          <w:sz w:val="20"/>
          <w:szCs w:val="20"/>
        </w:rPr>
        <w:fldChar w:fldCharType="end"/>
      </w:r>
      <w:r>
        <w:rPr>
          <w:sz w:val="20"/>
          <w:szCs w:val="20"/>
        </w:rPr>
        <w:t>: see</w:t>
      </w:r>
    </w:p>
    <w:p w14:paraId="0738AF6D" w14:textId="77777777" w:rsidR="00E53374" w:rsidRDefault="00E53374" w:rsidP="00E53374">
      <w:r>
        <w:rPr>
          <w:sz w:val="20"/>
          <w:szCs w:val="20"/>
        </w:rPr>
        <w:t>Uptake:</w:t>
      </w:r>
    </w:p>
    <w:p w14:paraId="24AE89F1" w14:textId="77777777" w:rsidR="00E53374" w:rsidRDefault="00E53374" w:rsidP="00E53374">
      <w:r>
        <w:rPr>
          <w:i/>
          <w:iCs/>
          <w:sz w:val="20"/>
          <w:szCs w:val="20"/>
          <w:highlight w:val="white"/>
        </w:rPr>
        <w:t xml:space="preserve">A study from SFC STI clinic in 2024: </w:t>
      </w:r>
      <w:hyperlink r:id="rId1" w:history="1">
        <w:r w:rsidRPr="00A42CA0">
          <w:rPr>
            <w:rStyle w:val="Hyperlink"/>
            <w:i/>
            <w:iCs/>
            <w:sz w:val="20"/>
            <w:szCs w:val="20"/>
            <w:highlight w:val="white"/>
          </w:rPr>
          <w:t>https://www.natap.org/2024/CROI/croi_117.htm?utm_source=chatgpt.com</w:t>
        </w:r>
      </w:hyperlink>
    </w:p>
    <w:p w14:paraId="56EEB5DF" w14:textId="77777777" w:rsidR="00E53374" w:rsidRDefault="00E53374" w:rsidP="00E53374">
      <w:r>
        <w:rPr>
          <w:i/>
          <w:iCs/>
          <w:sz w:val="20"/>
          <w:szCs w:val="20"/>
          <w:highlight w:val="white"/>
        </w:rPr>
        <w:t> </w:t>
      </w:r>
    </w:p>
    <w:p w14:paraId="1EC40541" w14:textId="77777777" w:rsidR="00E53374" w:rsidRDefault="00E53374" w:rsidP="00E53374">
      <w:r>
        <w:rPr>
          <w:i/>
          <w:iCs/>
          <w:sz w:val="20"/>
          <w:szCs w:val="20"/>
          <w:highlight w:val="white"/>
        </w:rPr>
        <w:t>Among 3081 total PrEP clients, 1209 (39%) started DoxyPEP. Overall, 45% declined DoxyPEP or had an unknown DoxyPEP uptake status.</w:t>
      </w:r>
    </w:p>
    <w:p w14:paraId="610A4EE6" w14:textId="77777777" w:rsidR="00E53374" w:rsidRDefault="00E53374" w:rsidP="00E53374">
      <w:r>
        <w:rPr>
          <w:sz w:val="20"/>
          <w:szCs w:val="20"/>
          <w:highlight w:val="white"/>
        </w:rPr>
        <w:t>100-39-45=26% not eligible for Doxy</w:t>
      </w:r>
    </w:p>
    <w:p w14:paraId="6381C7E9" w14:textId="77777777" w:rsidR="00E53374" w:rsidRDefault="00E53374" w:rsidP="00E53374">
      <w:r>
        <w:rPr>
          <w:sz w:val="20"/>
          <w:szCs w:val="20"/>
          <w:highlight w:val="white"/>
        </w:rPr>
        <w:t>Estimated Doxy eligibility among PrEP users: 84%</w:t>
      </w:r>
    </w:p>
    <w:p w14:paraId="04DF273D" w14:textId="77777777" w:rsidR="00E53374" w:rsidRDefault="00E53374" w:rsidP="00E53374">
      <w:r>
        <w:rPr>
          <w:sz w:val="20"/>
          <w:szCs w:val="20"/>
          <w:highlight w:val="white"/>
        </w:rPr>
        <w:t>Uptake: 39% of total PrEP users</w:t>
      </w:r>
    </w:p>
    <w:p w14:paraId="41224475" w14:textId="77777777" w:rsidR="00E53374" w:rsidRDefault="00E53374" w:rsidP="00E53374"/>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2244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9C1282" w16cex:dateUtc="2025-12-12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224475" w16cid:durableId="7B9C128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604020202020204"/>
    <w:charset w:val="00"/>
    <w:family w:val="swiss"/>
    <w:pitch w:val="variable"/>
    <w:sig w:usb0="E5002EFF" w:usb1="C000E47F" w:usb2="0000002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F7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83844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A57A91"/>
    <w:multiLevelType w:val="multilevel"/>
    <w:tmpl w:val="B0D0CBAA"/>
    <w:lvl w:ilvl="0">
      <w:start w:val="1"/>
      <w:numFmt w:val="decimal"/>
      <w:pStyle w:val="Heading1"/>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FE2510F"/>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0DE11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045BCB"/>
    <w:multiLevelType w:val="multilevel"/>
    <w:tmpl w:val="9B4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B5BBF"/>
    <w:multiLevelType w:val="hybridMultilevel"/>
    <w:tmpl w:val="1FE03B16"/>
    <w:lvl w:ilvl="0" w:tplc="D29AF0A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40648A"/>
    <w:multiLevelType w:val="multilevel"/>
    <w:tmpl w:val="9A3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32735"/>
    <w:multiLevelType w:val="hybridMultilevel"/>
    <w:tmpl w:val="C16E3C30"/>
    <w:lvl w:ilvl="0" w:tplc="D29AF0A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85A91E"/>
    <w:multiLevelType w:val="hybridMultilevel"/>
    <w:tmpl w:val="347E3352"/>
    <w:lvl w:ilvl="0" w:tplc="38F2E320">
      <w:start w:val="1"/>
      <w:numFmt w:val="decimal"/>
      <w:lvlText w:val="%1."/>
      <w:lvlJc w:val="left"/>
      <w:pPr>
        <w:ind w:left="720" w:hanging="360"/>
      </w:pPr>
    </w:lvl>
    <w:lvl w:ilvl="1" w:tplc="C76E397C">
      <w:start w:val="1"/>
      <w:numFmt w:val="lowerLetter"/>
      <w:lvlText w:val="%2."/>
      <w:lvlJc w:val="left"/>
      <w:pPr>
        <w:ind w:left="1440" w:hanging="360"/>
      </w:pPr>
    </w:lvl>
    <w:lvl w:ilvl="2" w:tplc="AC6AF5FA">
      <w:start w:val="1"/>
      <w:numFmt w:val="lowerRoman"/>
      <w:lvlText w:val="%3."/>
      <w:lvlJc w:val="right"/>
      <w:pPr>
        <w:ind w:left="2160" w:hanging="180"/>
      </w:pPr>
    </w:lvl>
    <w:lvl w:ilvl="3" w:tplc="FF146E8A">
      <w:start w:val="1"/>
      <w:numFmt w:val="decimal"/>
      <w:lvlText w:val="%4."/>
      <w:lvlJc w:val="left"/>
      <w:pPr>
        <w:ind w:left="2880" w:hanging="360"/>
      </w:pPr>
    </w:lvl>
    <w:lvl w:ilvl="4" w:tplc="FE4EB05C">
      <w:start w:val="1"/>
      <w:numFmt w:val="lowerLetter"/>
      <w:lvlText w:val="%5."/>
      <w:lvlJc w:val="left"/>
      <w:pPr>
        <w:ind w:left="3600" w:hanging="360"/>
      </w:pPr>
    </w:lvl>
    <w:lvl w:ilvl="5" w:tplc="4D7CE808">
      <w:start w:val="1"/>
      <w:numFmt w:val="lowerRoman"/>
      <w:lvlText w:val="%6."/>
      <w:lvlJc w:val="right"/>
      <w:pPr>
        <w:ind w:left="4320" w:hanging="180"/>
      </w:pPr>
    </w:lvl>
    <w:lvl w:ilvl="6" w:tplc="11AA085C">
      <w:start w:val="1"/>
      <w:numFmt w:val="decimal"/>
      <w:lvlText w:val="%7."/>
      <w:lvlJc w:val="left"/>
      <w:pPr>
        <w:ind w:left="5040" w:hanging="360"/>
      </w:pPr>
    </w:lvl>
    <w:lvl w:ilvl="7" w:tplc="03F2D4A2">
      <w:start w:val="1"/>
      <w:numFmt w:val="lowerLetter"/>
      <w:lvlText w:val="%8."/>
      <w:lvlJc w:val="left"/>
      <w:pPr>
        <w:ind w:left="5760" w:hanging="360"/>
      </w:pPr>
    </w:lvl>
    <w:lvl w:ilvl="8" w:tplc="0AB66CCE">
      <w:start w:val="1"/>
      <w:numFmt w:val="lowerRoman"/>
      <w:lvlText w:val="%9."/>
      <w:lvlJc w:val="right"/>
      <w:pPr>
        <w:ind w:left="6480" w:hanging="180"/>
      </w:pPr>
    </w:lvl>
  </w:abstractNum>
  <w:abstractNum w:abstractNumId="10" w15:restartNumberingAfterBreak="0">
    <w:nsid w:val="5144694A"/>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82A0F9F"/>
    <w:multiLevelType w:val="multilevel"/>
    <w:tmpl w:val="7602A5BC"/>
    <w:lvl w:ilvl="0">
      <w:start w:val="1"/>
      <w:numFmt w:val="decimal"/>
      <w:lvlText w:val="%1"/>
      <w:lvlJc w:val="left"/>
      <w:pPr>
        <w:ind w:left="0" w:firstLine="0"/>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605D1C91"/>
    <w:multiLevelType w:val="hybridMultilevel"/>
    <w:tmpl w:val="C796702C"/>
    <w:lvl w:ilvl="0" w:tplc="D29AF0A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81558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544A9C"/>
    <w:multiLevelType w:val="multilevel"/>
    <w:tmpl w:val="7840B5DC"/>
    <w:lvl w:ilvl="0">
      <w:start w:val="1"/>
      <w:numFmt w:val="decimal"/>
      <w:pStyle w:val="pk-heading2"/>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B693604"/>
    <w:multiLevelType w:val="hybridMultilevel"/>
    <w:tmpl w:val="3634D45C"/>
    <w:lvl w:ilvl="0" w:tplc="0409000B">
      <w:start w:val="10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239451">
    <w:abstractNumId w:val="9"/>
  </w:num>
  <w:num w:numId="2" w16cid:durableId="604456592">
    <w:abstractNumId w:val="14"/>
  </w:num>
  <w:num w:numId="3" w16cid:durableId="2001957101">
    <w:abstractNumId w:val="2"/>
  </w:num>
  <w:num w:numId="4" w16cid:durableId="756487531">
    <w:abstractNumId w:val="2"/>
  </w:num>
  <w:num w:numId="5" w16cid:durableId="1135559157">
    <w:abstractNumId w:val="2"/>
  </w:num>
  <w:num w:numId="6" w16cid:durableId="230774828">
    <w:abstractNumId w:val="2"/>
  </w:num>
  <w:num w:numId="7" w16cid:durableId="400568982">
    <w:abstractNumId w:val="2"/>
  </w:num>
  <w:num w:numId="8" w16cid:durableId="1014537">
    <w:abstractNumId w:val="2"/>
  </w:num>
  <w:num w:numId="9" w16cid:durableId="445197601">
    <w:abstractNumId w:val="11"/>
  </w:num>
  <w:num w:numId="10" w16cid:durableId="1676420802">
    <w:abstractNumId w:val="3"/>
  </w:num>
  <w:num w:numId="11" w16cid:durableId="2102557157">
    <w:abstractNumId w:val="0"/>
  </w:num>
  <w:num w:numId="12" w16cid:durableId="147213799">
    <w:abstractNumId w:val="12"/>
  </w:num>
  <w:num w:numId="13" w16cid:durableId="1741949462">
    <w:abstractNumId w:val="6"/>
  </w:num>
  <w:num w:numId="14" w16cid:durableId="275067992">
    <w:abstractNumId w:val="8"/>
  </w:num>
  <w:num w:numId="15" w16cid:durableId="2061594109">
    <w:abstractNumId w:val="10"/>
  </w:num>
  <w:num w:numId="16" w16cid:durableId="1777093809">
    <w:abstractNumId w:val="1"/>
  </w:num>
  <w:num w:numId="17" w16cid:durableId="81219216">
    <w:abstractNumId w:val="4"/>
  </w:num>
  <w:num w:numId="18" w16cid:durableId="695041144">
    <w:abstractNumId w:val="13"/>
  </w:num>
  <w:num w:numId="19" w16cid:durableId="1900898357">
    <w:abstractNumId w:val="7"/>
  </w:num>
  <w:num w:numId="20" w16cid:durableId="1508901579">
    <w:abstractNumId w:val="5"/>
  </w:num>
  <w:num w:numId="21" w16cid:durableId="80308103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astu Kasaie">
    <w15:presenceInfo w15:providerId="None" w15:userId="Parastu Kasa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8E"/>
    <w:rsid w:val="00035AA8"/>
    <w:rsid w:val="00052732"/>
    <w:rsid w:val="000A1117"/>
    <w:rsid w:val="000A3760"/>
    <w:rsid w:val="000E3942"/>
    <w:rsid w:val="001031DC"/>
    <w:rsid w:val="001414EE"/>
    <w:rsid w:val="0014176F"/>
    <w:rsid w:val="001521D4"/>
    <w:rsid w:val="001B592A"/>
    <w:rsid w:val="001E3F66"/>
    <w:rsid w:val="00216989"/>
    <w:rsid w:val="002200AC"/>
    <w:rsid w:val="0026236C"/>
    <w:rsid w:val="0029438D"/>
    <w:rsid w:val="00294C9A"/>
    <w:rsid w:val="002A4DC3"/>
    <w:rsid w:val="002C15FC"/>
    <w:rsid w:val="002D77B3"/>
    <w:rsid w:val="002E3795"/>
    <w:rsid w:val="002E75B3"/>
    <w:rsid w:val="00332EC6"/>
    <w:rsid w:val="00356E6F"/>
    <w:rsid w:val="00375AD9"/>
    <w:rsid w:val="003A5EE9"/>
    <w:rsid w:val="003B61C7"/>
    <w:rsid w:val="003B6A07"/>
    <w:rsid w:val="0044689F"/>
    <w:rsid w:val="00467EA2"/>
    <w:rsid w:val="0047730A"/>
    <w:rsid w:val="004A1D63"/>
    <w:rsid w:val="004B23CE"/>
    <w:rsid w:val="004B3B29"/>
    <w:rsid w:val="004D7267"/>
    <w:rsid w:val="0051443A"/>
    <w:rsid w:val="00534CE3"/>
    <w:rsid w:val="005A429C"/>
    <w:rsid w:val="005E2400"/>
    <w:rsid w:val="00652524"/>
    <w:rsid w:val="006639A3"/>
    <w:rsid w:val="00680F7F"/>
    <w:rsid w:val="006D43BB"/>
    <w:rsid w:val="006D56A3"/>
    <w:rsid w:val="006E431F"/>
    <w:rsid w:val="007250BC"/>
    <w:rsid w:val="00731380"/>
    <w:rsid w:val="00736061"/>
    <w:rsid w:val="00751A02"/>
    <w:rsid w:val="007700EB"/>
    <w:rsid w:val="00785448"/>
    <w:rsid w:val="00790981"/>
    <w:rsid w:val="007B2E1D"/>
    <w:rsid w:val="007B5C88"/>
    <w:rsid w:val="007E68FC"/>
    <w:rsid w:val="007E7BFD"/>
    <w:rsid w:val="00820355"/>
    <w:rsid w:val="00884393"/>
    <w:rsid w:val="00890D34"/>
    <w:rsid w:val="00891EC2"/>
    <w:rsid w:val="008A0A8E"/>
    <w:rsid w:val="008D4547"/>
    <w:rsid w:val="008D67FA"/>
    <w:rsid w:val="008E5126"/>
    <w:rsid w:val="00916431"/>
    <w:rsid w:val="009E1A87"/>
    <w:rsid w:val="009E74E3"/>
    <w:rsid w:val="00A32EC8"/>
    <w:rsid w:val="00A53A89"/>
    <w:rsid w:val="00A744BE"/>
    <w:rsid w:val="00A92CF2"/>
    <w:rsid w:val="00AA09DA"/>
    <w:rsid w:val="00AD7AAA"/>
    <w:rsid w:val="00AD7CBE"/>
    <w:rsid w:val="00AE2923"/>
    <w:rsid w:val="00B568B2"/>
    <w:rsid w:val="00B95EF4"/>
    <w:rsid w:val="00BA071C"/>
    <w:rsid w:val="00BC7533"/>
    <w:rsid w:val="00BD3169"/>
    <w:rsid w:val="00C5584D"/>
    <w:rsid w:val="00C80FDF"/>
    <w:rsid w:val="00C91146"/>
    <w:rsid w:val="00CA419E"/>
    <w:rsid w:val="00CA683A"/>
    <w:rsid w:val="00CB2855"/>
    <w:rsid w:val="00CC2C92"/>
    <w:rsid w:val="00CE164B"/>
    <w:rsid w:val="00CE7C83"/>
    <w:rsid w:val="00D07F8B"/>
    <w:rsid w:val="00D233AA"/>
    <w:rsid w:val="00D23B42"/>
    <w:rsid w:val="00D974CB"/>
    <w:rsid w:val="00DB7123"/>
    <w:rsid w:val="00E009F4"/>
    <w:rsid w:val="00E058EB"/>
    <w:rsid w:val="00E17F9C"/>
    <w:rsid w:val="00E3367C"/>
    <w:rsid w:val="00E362EE"/>
    <w:rsid w:val="00E53374"/>
    <w:rsid w:val="00E60704"/>
    <w:rsid w:val="00EA390A"/>
    <w:rsid w:val="00EB761F"/>
    <w:rsid w:val="00ED7BD7"/>
    <w:rsid w:val="00F15686"/>
    <w:rsid w:val="00F87862"/>
    <w:rsid w:val="00F96C16"/>
    <w:rsid w:val="00F96D8F"/>
    <w:rsid w:val="00FC0F42"/>
    <w:rsid w:val="00FD7CD5"/>
    <w:rsid w:val="00FE7D42"/>
    <w:rsid w:val="06F16A54"/>
    <w:rsid w:val="192F4004"/>
    <w:rsid w:val="455BD087"/>
    <w:rsid w:val="4F65AB07"/>
    <w:rsid w:val="7EEE5F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C6C9"/>
  <w15:chartTrackingRefBased/>
  <w15:docId w15:val="{7019A091-AF9B-4AAB-9B32-8B1CE25C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FD"/>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F87862"/>
    <w:pPr>
      <w:keepNext/>
      <w:keepLines/>
      <w:numPr>
        <w:numId w:val="8"/>
      </w:numPr>
      <w:spacing w:before="120" w:after="12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F87862"/>
    <w:pPr>
      <w:keepNext/>
      <w:keepLines/>
      <w:numPr>
        <w:ilvl w:val="1"/>
        <w:numId w:val="9"/>
      </w:numPr>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autoRedefine/>
    <w:uiPriority w:val="9"/>
    <w:unhideWhenUsed/>
    <w:qFormat/>
    <w:rsid w:val="00F87862"/>
    <w:pPr>
      <w:keepNext/>
      <w:keepLines/>
      <w:numPr>
        <w:ilvl w:val="2"/>
        <w:numId w:val="8"/>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F878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78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786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786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786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786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k-heading2">
    <w:name w:val="pk-heading2"/>
    <w:basedOn w:val="Normal"/>
    <w:autoRedefine/>
    <w:rsid w:val="005A429C"/>
    <w:pPr>
      <w:numPr>
        <w:numId w:val="2"/>
      </w:numPr>
    </w:pPr>
    <w:rPr>
      <w:b/>
    </w:rPr>
  </w:style>
  <w:style w:type="character" w:customStyle="1" w:styleId="Heading1Char">
    <w:name w:val="Heading 1 Char"/>
    <w:basedOn w:val="DefaultParagraphFont"/>
    <w:link w:val="Heading1"/>
    <w:uiPriority w:val="9"/>
    <w:rsid w:val="005A429C"/>
    <w:rPr>
      <w:rFonts w:asciiTheme="minorBidi" w:eastAsiaTheme="majorEastAsia" w:hAnsiTheme="minorBidi" w:cstheme="majorBidi"/>
      <w:b/>
      <w:color w:val="000000" w:themeColor="text1"/>
      <w:sz w:val="28"/>
      <w:szCs w:val="40"/>
    </w:rPr>
  </w:style>
  <w:style w:type="character" w:customStyle="1" w:styleId="Heading2Char">
    <w:name w:val="Heading 2 Char"/>
    <w:basedOn w:val="DefaultParagraphFont"/>
    <w:link w:val="Heading2"/>
    <w:uiPriority w:val="9"/>
    <w:rsid w:val="00F87862"/>
    <w:rPr>
      <w:rFonts w:asciiTheme="minorBidi" w:eastAsiaTheme="majorEastAsia" w:hAnsiTheme="minorBidi" w:cstheme="majorBidi"/>
      <w:b/>
      <w:color w:val="000000" w:themeColor="text1"/>
      <w:kern w:val="0"/>
      <w:szCs w:val="32"/>
      <w14:ligatures w14:val="none"/>
    </w:rPr>
  </w:style>
  <w:style w:type="character" w:customStyle="1" w:styleId="Heading3Char">
    <w:name w:val="Heading 3 Char"/>
    <w:basedOn w:val="DefaultParagraphFont"/>
    <w:link w:val="Heading3"/>
    <w:uiPriority w:val="9"/>
    <w:semiHidden/>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F8786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F8786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F8786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F8786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F8786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F8786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F8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878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878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86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F87862"/>
    <w:pPr>
      <w:ind w:left="720"/>
      <w:contextualSpacing/>
    </w:pPr>
  </w:style>
  <w:style w:type="character" w:styleId="IntenseEmphasis">
    <w:name w:val="Intense Emphasis"/>
    <w:basedOn w:val="DefaultParagraphFont"/>
    <w:uiPriority w:val="21"/>
    <w:qFormat/>
    <w:rsid w:val="00F87862"/>
    <w:rPr>
      <w:i/>
      <w:iCs/>
      <w:color w:val="0F4761" w:themeColor="accent1" w:themeShade="BF"/>
    </w:rPr>
  </w:style>
  <w:style w:type="paragraph" w:styleId="IntenseQuote">
    <w:name w:val="Intense Quote"/>
    <w:basedOn w:val="Normal"/>
    <w:next w:val="Normal"/>
    <w:link w:val="IntenseQuoteChar"/>
    <w:uiPriority w:val="30"/>
    <w:qFormat/>
    <w:rsid w:val="00F8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86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F87862"/>
    <w:rPr>
      <w:b/>
      <w:bCs/>
      <w:smallCaps/>
      <w:color w:val="0F4761" w:themeColor="accent1" w:themeShade="BF"/>
      <w:spacing w:val="5"/>
    </w:rPr>
  </w:style>
  <w:style w:type="numbering" w:customStyle="1" w:styleId="CurrentList1">
    <w:name w:val="Current List1"/>
    <w:uiPriority w:val="99"/>
    <w:rsid w:val="00F87862"/>
    <w:pPr>
      <w:numPr>
        <w:numId w:val="10"/>
      </w:numPr>
    </w:pPr>
  </w:style>
  <w:style w:type="numbering" w:customStyle="1" w:styleId="CurrentList2">
    <w:name w:val="Current List2"/>
    <w:uiPriority w:val="99"/>
    <w:rsid w:val="00F87862"/>
    <w:pPr>
      <w:numPr>
        <w:numId w:val="11"/>
      </w:numPr>
    </w:pPr>
  </w:style>
  <w:style w:type="character" w:customStyle="1" w:styleId="mord">
    <w:name w:val="mord"/>
    <w:basedOn w:val="DefaultParagraphFont"/>
    <w:rsid w:val="008A0A8E"/>
  </w:style>
  <w:style w:type="character" w:customStyle="1" w:styleId="mbin">
    <w:name w:val="mbin"/>
    <w:basedOn w:val="DefaultParagraphFont"/>
    <w:rsid w:val="008A0A8E"/>
  </w:style>
  <w:style w:type="character" w:customStyle="1" w:styleId="vlist-s">
    <w:name w:val="vlist-s"/>
    <w:basedOn w:val="DefaultParagraphFont"/>
    <w:rsid w:val="008A0A8E"/>
  </w:style>
  <w:style w:type="character" w:customStyle="1" w:styleId="mrel">
    <w:name w:val="mrel"/>
    <w:basedOn w:val="DefaultParagraphFont"/>
    <w:rsid w:val="008A0A8E"/>
  </w:style>
  <w:style w:type="character" w:customStyle="1" w:styleId="mopen">
    <w:name w:val="mopen"/>
    <w:basedOn w:val="DefaultParagraphFont"/>
    <w:rsid w:val="008A0A8E"/>
  </w:style>
  <w:style w:type="character" w:customStyle="1" w:styleId="mclose">
    <w:name w:val="mclose"/>
    <w:basedOn w:val="DefaultParagraphFont"/>
    <w:rsid w:val="008A0A8E"/>
  </w:style>
  <w:style w:type="character" w:styleId="CommentReference">
    <w:name w:val="annotation reference"/>
    <w:basedOn w:val="DefaultParagraphFont"/>
    <w:uiPriority w:val="99"/>
    <w:semiHidden/>
    <w:unhideWhenUsed/>
    <w:rsid w:val="00E53374"/>
    <w:rPr>
      <w:sz w:val="16"/>
      <w:szCs w:val="16"/>
    </w:rPr>
  </w:style>
  <w:style w:type="paragraph" w:styleId="CommentText">
    <w:name w:val="annotation text"/>
    <w:basedOn w:val="Normal"/>
    <w:link w:val="CommentTextChar"/>
    <w:uiPriority w:val="99"/>
    <w:semiHidden/>
    <w:unhideWhenUsed/>
    <w:rsid w:val="00E53374"/>
    <w:rPr>
      <w:sz w:val="20"/>
      <w:szCs w:val="20"/>
    </w:rPr>
  </w:style>
  <w:style w:type="character" w:customStyle="1" w:styleId="CommentTextChar">
    <w:name w:val="Comment Text Char"/>
    <w:basedOn w:val="DefaultParagraphFont"/>
    <w:link w:val="CommentText"/>
    <w:uiPriority w:val="99"/>
    <w:semiHidden/>
    <w:rsid w:val="00E53374"/>
    <w:rPr>
      <w:rFonts w:asciiTheme="minorBidi" w:hAnsiTheme="minorBid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53374"/>
    <w:rPr>
      <w:b/>
      <w:bCs/>
    </w:rPr>
  </w:style>
  <w:style w:type="character" w:customStyle="1" w:styleId="CommentSubjectChar">
    <w:name w:val="Comment Subject Char"/>
    <w:basedOn w:val="CommentTextChar"/>
    <w:link w:val="CommentSubject"/>
    <w:uiPriority w:val="99"/>
    <w:semiHidden/>
    <w:rsid w:val="00E53374"/>
    <w:rPr>
      <w:rFonts w:asciiTheme="minorBidi" w:hAnsiTheme="minorBidi" w:cs="Times New Roman"/>
      <w:b/>
      <w:bCs/>
      <w:kern w:val="0"/>
      <w:sz w:val="20"/>
      <w:szCs w:val="20"/>
      <w14:ligatures w14:val="none"/>
    </w:rPr>
  </w:style>
  <w:style w:type="character" w:styleId="Hyperlink">
    <w:name w:val="Hyperlink"/>
    <w:basedOn w:val="DefaultParagraphFont"/>
    <w:uiPriority w:val="99"/>
    <w:unhideWhenUsed/>
    <w:rsid w:val="00E53374"/>
    <w:rPr>
      <w:color w:val="467886" w:themeColor="hyperlink"/>
      <w:u w:val="single"/>
    </w:rPr>
  </w:style>
  <w:style w:type="character" w:styleId="UnresolvedMention">
    <w:name w:val="Unresolved Mention"/>
    <w:basedOn w:val="DefaultParagraphFont"/>
    <w:uiPriority w:val="99"/>
    <w:semiHidden/>
    <w:unhideWhenUsed/>
    <w:rsid w:val="00E53374"/>
    <w:rPr>
      <w:color w:val="605E5C"/>
      <w:shd w:val="clear" w:color="auto" w:fill="E1DFDD"/>
    </w:rPr>
  </w:style>
  <w:style w:type="character" w:styleId="Mention">
    <w:name w:val="Mention"/>
    <w:basedOn w:val="DefaultParagraphFont"/>
    <w:uiPriority w:val="99"/>
    <w:unhideWhenUsed/>
    <w:rsid w:val="00E53374"/>
    <w:rPr>
      <w:color w:val="2B579A"/>
      <w:shd w:val="clear" w:color="auto" w:fill="E1DFDD"/>
    </w:rPr>
  </w:style>
  <w:style w:type="table" w:styleId="TableGrid">
    <w:name w:val="Table Grid"/>
    <w:basedOn w:val="TableNormal"/>
    <w:uiPriority w:val="39"/>
    <w:rsid w:val="00ED7B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atap.org/2024/CROI/croi_117.htm?utm_source=chatgpt.com"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www.natap.org/2024/CROI/croi_36.htm" TargetMode="Externa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jamanetwork.com/journals/jamainternalmedicine/fullarticle/2828994" TargetMode="Externa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sti.bmj.com/content/101/1/59.abstract" TargetMode="Externa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hyperlink" Target="https://www.thelancet.com/journals/laninf/article/PIIS1473-3099(25)00085-4/fulltext" TargetMode="Externa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https://journals.lww.com/stdjournal/fulltext/2024/12000/use_of_doxycycline_and_other_antibiotics_as.1.aspx"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doi.org/10.1097/olq.0000000000002224" TargetMode="External"/><Relationship Id="rId14" Type="http://schemas.microsoft.com/office/2018/08/relationships/commentsExtensible" Target="commentsExtensible.xml"/><Relationship Id="rId22" Type="http://schemas.openxmlformats.org/officeDocument/2006/relationships/image" Target="media/image8.png"/><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rinity/Library/Group%20Containers/UBF8T346G9.Office/User%20Content.localized/Templates.localized/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docs.dotx</Template>
  <TotalTime>2</TotalTime>
  <Pages>7</Pages>
  <Words>1202</Words>
  <Characters>7131</Characters>
  <Application>Microsoft Office Word</Application>
  <DocSecurity>0</DocSecurity>
  <Lines>339</Lines>
  <Paragraphs>143</Paragraphs>
  <ScaleCrop>false</ScaleCrop>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18</cp:revision>
  <dcterms:created xsi:type="dcterms:W3CDTF">2025-12-11T18:59:00Z</dcterms:created>
  <dcterms:modified xsi:type="dcterms:W3CDTF">2026-04-16T19:00:00Z</dcterms:modified>
</cp:coreProperties>
</file>