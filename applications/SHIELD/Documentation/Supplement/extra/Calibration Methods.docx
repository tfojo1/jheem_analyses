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58118" w14:textId="77777777" w:rsidR="00BF600D" w:rsidRPr="00646F5A" w:rsidRDefault="00BF600D" w:rsidP="00BF600D">
      <w:r>
        <w:t>C</w:t>
      </w:r>
      <w:r w:rsidRPr="00646F5A">
        <w:t>alibration of Stochastic Models Using Likelihood Functions</w:t>
      </w:r>
    </w:p>
    <w:p w14:paraId="1F2620CE" w14:textId="77777777" w:rsidR="00BF600D" w:rsidRDefault="00BF600D" w:rsidP="00BF600D">
      <w:pPr>
        <w:pStyle w:val="Heading1"/>
      </w:pPr>
      <w:r>
        <w:t>Chapter 1: intro/motivation</w:t>
      </w:r>
    </w:p>
    <w:p w14:paraId="14C54ED2" w14:textId="77777777" w:rsidR="00BF600D" w:rsidRDefault="00BF600D" w:rsidP="00BF600D">
      <w:r w:rsidRPr="00920693">
        <w:t>In statistical modeling, one of the primary challenges is calibrating a model to accurately represent real-world phenomena, especially when the true outcomes are not directly observable. In stochastic models, this task often involves estimating the model parameters that maximize the likelihood of observing the data, given the model's assumptions. The process of model calibration ensures that the model’s predictions align as closely as possible with observed data, enabling more accurate inferences and predictions.</w:t>
      </w:r>
    </w:p>
    <w:p w14:paraId="706D8984" w14:textId="77777777" w:rsidR="00BF600D" w:rsidRDefault="00BF600D" w:rsidP="00BF600D">
      <w:r>
        <w:t xml:space="preserve">This paper explores the general theory behind constructing likelihood functions in stochastic modeling. Specifically, we will focus on how likelihood functions can be used to bridge the gap between </w:t>
      </w:r>
      <w:r w:rsidRPr="00AF7019">
        <w:rPr>
          <w:u w:val="single"/>
        </w:rPr>
        <w:t>observed data</w:t>
      </w:r>
      <w:r>
        <w:t xml:space="preserve">, </w:t>
      </w:r>
      <w:r w:rsidRPr="00AF7019">
        <w:rPr>
          <w:u w:val="single"/>
        </w:rPr>
        <w:t>true but unobservable outcomes</w:t>
      </w:r>
      <w:r>
        <w:t xml:space="preserve">, and the </w:t>
      </w:r>
      <w:r w:rsidRPr="00AF7019">
        <w:rPr>
          <w:u w:val="single"/>
        </w:rPr>
        <w:t>model's simulated predictions</w:t>
      </w:r>
      <w:r>
        <w:t>. By accounting for errors and uncertainties in each of these components, we can develop a robust framework that helps to quantify and incorporate these uncertainties into the calibration process.</w:t>
      </w:r>
    </w:p>
    <w:p w14:paraId="3541907E" w14:textId="77777777" w:rsidR="00BF600D" w:rsidRPr="00CA3405" w:rsidRDefault="00BF600D" w:rsidP="00BF600D">
      <w:pPr>
        <w:pStyle w:val="Heading2"/>
      </w:pPr>
      <w:r w:rsidRPr="00CA3405">
        <w:t>Motivating Example: Disease Dynamics Model</w:t>
      </w:r>
    </w:p>
    <w:p w14:paraId="2F50F37D" w14:textId="77777777" w:rsidR="00BF600D" w:rsidRPr="00CA3405" w:rsidRDefault="00BF600D" w:rsidP="00BF600D">
      <w:r w:rsidRPr="00CA3405">
        <w:t xml:space="preserve">In this example, we are evaluating the performance of a disease dynamics model </w:t>
      </w:r>
      <w:r>
        <w:t xml:space="preserve">by comparing projected </w:t>
      </w:r>
      <w:r w:rsidRPr="00CA3405">
        <w:t>number of diagnosed cases</w:t>
      </w:r>
      <w:r>
        <w:t xml:space="preserve"> </w:t>
      </w:r>
      <w:r w:rsidRPr="00CA3405">
        <w:t>against the observed data. To assess the model's accuracy, we will consider two different scenarios</w:t>
      </w:r>
      <w:r>
        <w:t xml:space="preserve"> as follow:</w:t>
      </w:r>
    </w:p>
    <w:p w14:paraId="4F99C159" w14:textId="77777777" w:rsidR="00BF600D" w:rsidRPr="00CA3405" w:rsidRDefault="00BF600D" w:rsidP="00BF600D">
      <w:pPr>
        <w:pStyle w:val="ListParagraph"/>
        <w:numPr>
          <w:ilvl w:val="0"/>
          <w:numId w:val="29"/>
        </w:numPr>
      </w:pPr>
      <w:r w:rsidRPr="00CA3405">
        <w:t>In </w:t>
      </w:r>
      <w:r w:rsidRPr="002E2D34">
        <w:rPr>
          <w:b/>
          <w:bCs/>
        </w:rPr>
        <w:t>Scenario 1</w:t>
      </w:r>
      <w:r w:rsidRPr="00CA3405">
        <w:t xml:space="preserve">, the target is to match the number of diagnosed disease cases over a </w:t>
      </w:r>
      <w:r>
        <w:t>day</w:t>
      </w:r>
      <w:r w:rsidRPr="00CA3405">
        <w:t xml:space="preserve">, where the actual observed number is 6 cases, and the model predicts 4 cases. The </w:t>
      </w:r>
      <w:r w:rsidRPr="00FF67F7">
        <w:rPr>
          <w:b/>
          <w:bCs/>
          <w:i/>
          <w:iCs/>
        </w:rPr>
        <w:t>absolute error</w:t>
      </w:r>
      <w:r w:rsidRPr="00FF67F7">
        <w:rPr>
          <w:i/>
          <w:iCs/>
        </w:rPr>
        <w:t xml:space="preserve"> </w:t>
      </w:r>
      <w:r w:rsidRPr="00CA3405">
        <w:t xml:space="preserve">in this case is 6 - 4 = 2 cases, and the </w:t>
      </w:r>
      <w:r w:rsidRPr="00FF67F7">
        <w:rPr>
          <w:b/>
          <w:bCs/>
          <w:i/>
          <w:iCs/>
        </w:rPr>
        <w:t>relative error</w:t>
      </w:r>
      <w:r w:rsidRPr="00CA3405">
        <w:t xml:space="preserve"> is calculated as 2/6 = 33%. At first glance, th</w:t>
      </w:r>
      <w:r>
        <w:t xml:space="preserve">e absolute </w:t>
      </w:r>
      <w:r w:rsidRPr="00CA3405">
        <w:t xml:space="preserve">error might not seem terribly large, given that the model is missing only 2 cases. However, when considering the relative error of 33%, we see that this is a substantial portion of the target value. </w:t>
      </w:r>
    </w:p>
    <w:p w14:paraId="589B6359" w14:textId="77777777" w:rsidR="00BF600D" w:rsidRDefault="00BF600D" w:rsidP="00BF600D">
      <w:pPr>
        <w:pStyle w:val="ListParagraph"/>
        <w:numPr>
          <w:ilvl w:val="0"/>
          <w:numId w:val="29"/>
        </w:numPr>
      </w:pPr>
      <w:r w:rsidRPr="00CA3405">
        <w:t>In </w:t>
      </w:r>
      <w:r w:rsidRPr="002E2D34">
        <w:rPr>
          <w:b/>
          <w:bCs/>
        </w:rPr>
        <w:t>Scenario 2</w:t>
      </w:r>
      <w:r w:rsidRPr="00CA3405">
        <w:t xml:space="preserve">, the target number of diagnosed cases </w:t>
      </w:r>
      <w:r>
        <w:t>is</w:t>
      </w:r>
      <w:r w:rsidRPr="00CA3405">
        <w:t xml:space="preserve"> 600 cases, </w:t>
      </w:r>
      <w:r>
        <w:t>and</w:t>
      </w:r>
      <w:r w:rsidRPr="00CA3405">
        <w:t xml:space="preserve"> the model predict</w:t>
      </w:r>
      <w:r>
        <w:t>ion stands at</w:t>
      </w:r>
      <w:r w:rsidRPr="00CA3405">
        <w:t xml:space="preserve"> 500 cases. In this case, the absolute error is 100 cases, which seems larger than in Scenario 1. However, the relative error is 100/600 = 16.7%, which is smaller than the 33% error in the first scenario. This suggests that</w:t>
      </w:r>
      <w:r>
        <w:t xml:space="preserve"> after taking </w:t>
      </w:r>
      <w:r w:rsidRPr="00CA3405">
        <w:t>the larger scale of the numbers</w:t>
      </w:r>
      <w:r>
        <w:t xml:space="preserve"> into account,</w:t>
      </w:r>
      <w:r w:rsidRPr="00CA3405">
        <w:t xml:space="preserve"> despite the larger absolute error, the model’s prediction is more accurate. Thus, the model appears to perform better in this scenario in relative terms, even though the absolute error is larger.</w:t>
      </w:r>
    </w:p>
    <w:p w14:paraId="5C3F3C60" w14:textId="77777777" w:rsidR="00BF600D" w:rsidRPr="00CA3405" w:rsidRDefault="00BF600D" w:rsidP="00BF600D">
      <w:pPr>
        <w:ind w:left="60"/>
      </w:pPr>
    </w:p>
    <w:p w14:paraId="00FC1010" w14:textId="77777777" w:rsidR="00BF600D" w:rsidRDefault="00BF600D" w:rsidP="00BF600D">
      <w:r w:rsidRPr="00A648BD">
        <w:rPr>
          <w:b/>
          <w:bCs/>
        </w:rPr>
        <w:t>Incorporating Uncertainty</w:t>
      </w:r>
      <w:r>
        <w:t>:</w:t>
      </w:r>
      <w:r w:rsidRPr="00A648BD">
        <w:t xml:space="preserve"> </w:t>
      </w:r>
    </w:p>
    <w:p w14:paraId="6100D97A" w14:textId="77777777" w:rsidR="00BF600D" w:rsidRDefault="00BF600D" w:rsidP="00BF600D">
      <w:r w:rsidRPr="00CA3405">
        <w:t>To make a more informed decision about the model's acceptability, we must also consider how the </w:t>
      </w:r>
      <w:r w:rsidRPr="006E5198">
        <w:rPr>
          <w:b/>
          <w:bCs/>
        </w:rPr>
        <w:t>uncertainty</w:t>
      </w:r>
      <w:r w:rsidRPr="006E5198">
        <w:t xml:space="preserve"> </w:t>
      </w:r>
      <w:r w:rsidRPr="00CA3405">
        <w:t>in the</w:t>
      </w:r>
      <w:r>
        <w:t xml:space="preserve"> </w:t>
      </w:r>
      <w:r w:rsidRPr="00512D7A">
        <w:rPr>
          <w:b/>
          <w:bCs/>
        </w:rPr>
        <w:t>model projections</w:t>
      </w:r>
      <w:r>
        <w:t xml:space="preserve"> and</w:t>
      </w:r>
      <w:r w:rsidRPr="00CA3405">
        <w:t xml:space="preserve"> </w:t>
      </w:r>
      <w:r w:rsidRPr="00512D7A">
        <w:rPr>
          <w:b/>
          <w:bCs/>
        </w:rPr>
        <w:t>observed data</w:t>
      </w:r>
      <w:r w:rsidRPr="00CA3405">
        <w:t xml:space="preserve"> could influence our judgment</w:t>
      </w:r>
      <w:r>
        <w:t xml:space="preserve"> about what constitutes a ‘good fit’. </w:t>
      </w:r>
    </w:p>
    <w:p w14:paraId="78A408D7" w14:textId="77777777" w:rsidR="00BF600D" w:rsidRDefault="00BF600D" w:rsidP="00BF600D">
      <w:pPr>
        <w:pStyle w:val="ListParagraph"/>
        <w:numPr>
          <w:ilvl w:val="0"/>
          <w:numId w:val="31"/>
        </w:numPr>
      </w:pPr>
      <w:r w:rsidRPr="001D1BDD">
        <w:rPr>
          <w:b/>
          <w:bCs/>
          <w:u w:val="single"/>
        </w:rPr>
        <w:t>Uncertainty in observed data</w:t>
      </w:r>
      <w:r w:rsidRPr="006E5198">
        <w:t xml:space="preserve"> can arise from several sources, such as poor data quality, </w:t>
      </w:r>
      <w:r w:rsidRPr="00B7648E">
        <w:rPr>
          <w:i/>
          <w:iCs/>
        </w:rPr>
        <w:t>reporting inconsistencies</w:t>
      </w:r>
      <w:r w:rsidRPr="006E5198">
        <w:t>,</w:t>
      </w:r>
      <w:r>
        <w:t xml:space="preserve"> and/</w:t>
      </w:r>
      <w:r w:rsidRPr="00012E26">
        <w:t>or </w:t>
      </w:r>
      <w:r w:rsidRPr="00B7648E">
        <w:rPr>
          <w:i/>
          <w:iCs/>
        </w:rPr>
        <w:t>measurement error</w:t>
      </w:r>
      <w:r w:rsidRPr="00012E26">
        <w:t>.</w:t>
      </w:r>
      <w:r>
        <w:t xml:space="preserve"> </w:t>
      </w:r>
      <w:r w:rsidRPr="00461D1F">
        <w:t xml:space="preserve">The underlying level of uncertainty in the data allows us to assess the fit of the model </w:t>
      </w:r>
      <w:proofErr w:type="gramStart"/>
      <w:r w:rsidRPr="00461D1F">
        <w:t>in light of</w:t>
      </w:r>
      <w:proofErr w:type="gramEnd"/>
      <w:r w:rsidRPr="00461D1F">
        <w:t xml:space="preserve"> that uncertainty. In theory, the more uncertainty is incorporated into the underlying data inputs, the more cautiously we interpret deviations between the model and the observed data</w:t>
      </w:r>
      <w:r>
        <w:t xml:space="preserve">, </w:t>
      </w:r>
      <w:r w:rsidRPr="00461D1F">
        <w:t>acknowledging that some of the discrepancy may be due to noise rather than model misspecification.</w:t>
      </w:r>
    </w:p>
    <w:p w14:paraId="47F41E82" w14:textId="77777777" w:rsidR="00BF600D" w:rsidRDefault="00BF600D" w:rsidP="00BF600D">
      <w:pPr>
        <w:pStyle w:val="ListParagraph"/>
        <w:ind w:left="360"/>
      </w:pPr>
    </w:p>
    <w:p w14:paraId="7B434B8C" w14:textId="77777777" w:rsidR="00BF600D" w:rsidRPr="00CA3405" w:rsidRDefault="00BF600D" w:rsidP="00BF600D">
      <w:pPr>
        <w:pStyle w:val="ListParagraph"/>
        <w:ind w:left="360"/>
      </w:pPr>
      <w:r w:rsidRPr="00CA3405">
        <w:t xml:space="preserve">We will now explore two assumptions about the measurement error in the observed data to </w:t>
      </w:r>
      <w:r>
        <w:t xml:space="preserve">explore </w:t>
      </w:r>
      <w:r w:rsidRPr="00CA3405">
        <w:t>how they affect our evaluation of the model’s predictions.</w:t>
      </w:r>
    </w:p>
    <w:p w14:paraId="5FB63065" w14:textId="77777777" w:rsidR="00BF600D" w:rsidRPr="00CA3405" w:rsidRDefault="00BF600D" w:rsidP="00BF600D">
      <w:pPr>
        <w:pStyle w:val="ListParagraph"/>
        <w:numPr>
          <w:ilvl w:val="0"/>
          <w:numId w:val="30"/>
        </w:numPr>
      </w:pPr>
      <w:r w:rsidRPr="00CA3405">
        <w:t>In </w:t>
      </w:r>
      <w:r w:rsidRPr="006E37EC">
        <w:rPr>
          <w:b/>
          <w:bCs/>
        </w:rPr>
        <w:t>Scenario 1</w:t>
      </w:r>
      <w:r w:rsidRPr="00CA3405">
        <w:t>, if we assume that the observed 6 cases</w:t>
      </w:r>
      <w:r>
        <w:t xml:space="preserve"> </w:t>
      </w:r>
      <w:r w:rsidRPr="00CA3405">
        <w:t>have a </w:t>
      </w:r>
      <w:r w:rsidRPr="006E37EC">
        <w:rPr>
          <w:b/>
          <w:bCs/>
        </w:rPr>
        <w:t>10% measurement error</w:t>
      </w:r>
      <w:r w:rsidRPr="00CA3405">
        <w:t xml:space="preserve">, this means the true number of cases could realistically fall within a range of 5.4 to 6.6 (since 10% of 6 is 0.6). In this case, the model’s prediction of 4 cases is not within the uncertainty range of the observed data, which is 5.4 to 6.6. The absolute error of 2 cases might seem </w:t>
      </w:r>
      <w:proofErr w:type="gramStart"/>
      <w:r w:rsidRPr="00CA3405">
        <w:t>small, but</w:t>
      </w:r>
      <w:proofErr w:type="gramEnd"/>
      <w:r w:rsidRPr="00CA3405">
        <w:t xml:space="preserve"> given the narrow range of uncertainty (±0.6), this difference could be considered too large to accept the model’s performance. Therefore, in this scenario, we might reject the model or at least consider improving it.</w:t>
      </w:r>
    </w:p>
    <w:p w14:paraId="6B6B7A51" w14:textId="77777777" w:rsidR="00BF600D" w:rsidRDefault="00BF600D" w:rsidP="00BF600D">
      <w:pPr>
        <w:pStyle w:val="ListParagraph"/>
        <w:numPr>
          <w:ilvl w:val="0"/>
          <w:numId w:val="30"/>
        </w:numPr>
      </w:pPr>
      <w:r w:rsidRPr="00CA3405">
        <w:lastRenderedPageBreak/>
        <w:t>However, if we assume a </w:t>
      </w:r>
      <w:r w:rsidRPr="006E37EC">
        <w:rPr>
          <w:b/>
          <w:bCs/>
        </w:rPr>
        <w:t>50% measurement error</w:t>
      </w:r>
      <w:r w:rsidRPr="00CA3405">
        <w:t> in the observed 6 cases, the true number of cases could realistically fall between 3 and 9 (since 50% of 6 is 3). In this case, the model’s prediction of 4 cases is comfortably within the range of 3 to 9. Given the wide uncertainty range, the absolute error of 2 cases is much more acceptable. Therefore, with 50% measurement error, the model’s prediction would likely be considered acceptable.</w:t>
      </w:r>
    </w:p>
    <w:p w14:paraId="15405749" w14:textId="77777777" w:rsidR="00BF600D" w:rsidRDefault="00BF600D" w:rsidP="00BF600D">
      <w:pPr>
        <w:pStyle w:val="ListParagraph"/>
      </w:pPr>
    </w:p>
    <w:p w14:paraId="606147AF" w14:textId="77777777" w:rsidR="00BF600D" w:rsidRDefault="00BF600D" w:rsidP="00BF600D">
      <w:pPr>
        <w:pStyle w:val="ListParagraph"/>
      </w:pPr>
    </w:p>
    <w:p w14:paraId="0F07FF4F" w14:textId="77777777" w:rsidR="00BF600D" w:rsidRPr="00CA3405" w:rsidRDefault="00BF600D" w:rsidP="00BF600D">
      <w:pPr>
        <w:pStyle w:val="ListParagraph"/>
      </w:pPr>
    </w:p>
    <w:p w14:paraId="40DA4168" w14:textId="77777777" w:rsidR="00BF600D" w:rsidRDefault="00BF600D" w:rsidP="00BF600D">
      <w:pPr>
        <w:pStyle w:val="ListParagraph"/>
        <w:numPr>
          <w:ilvl w:val="0"/>
          <w:numId w:val="31"/>
        </w:numPr>
      </w:pPr>
      <w:r w:rsidRPr="009608D1">
        <w:rPr>
          <w:b/>
          <w:bCs/>
        </w:rPr>
        <w:t>Uncertainty in model projections</w:t>
      </w:r>
      <w:r w:rsidRPr="004C21A9">
        <w:t xml:space="preserve"> stems from the </w:t>
      </w:r>
      <w:r>
        <w:t xml:space="preserve">uncertainties in model input parameters and the </w:t>
      </w:r>
      <w:r w:rsidRPr="004C21A9">
        <w:t>stochastic nature of simulation models, where random seeds are used to generate a different array of events in each run. This variability introduces random fluctuations in the model’s outcomes. To quantify and assess this stochastic variation, we can run multiple simulations (replicates) of the model and compute summary statistics such as the mean and standard deviation</w:t>
      </w:r>
      <w:r>
        <w:t xml:space="preserve">. </w:t>
      </w:r>
      <w:r w:rsidRPr="00655043">
        <w:t xml:space="preserve">In our example, we will consider two scenarios where the standard deviation (sigma) is evaluated at 10% and 50% of the predicted mean. </w:t>
      </w:r>
      <w:r>
        <w:t xml:space="preserve"> </w:t>
      </w:r>
    </w:p>
    <w:p w14:paraId="100C061B" w14:textId="77777777" w:rsidR="00BF600D" w:rsidRPr="00521FE9" w:rsidRDefault="00BF600D" w:rsidP="00BF600D">
      <w:pPr>
        <w:pStyle w:val="ListParagraph"/>
        <w:numPr>
          <w:ilvl w:val="0"/>
          <w:numId w:val="30"/>
        </w:numPr>
        <w:rPr>
          <w:rFonts w:ascii="Times New Roman" w:hAnsi="Times New Roman"/>
          <w:color w:val="000000"/>
        </w:rPr>
      </w:pPr>
      <w:r w:rsidRPr="009608D1">
        <w:t>In </w:t>
      </w:r>
      <w:r w:rsidRPr="00F37BF7">
        <w:rPr>
          <w:b/>
          <w:bCs/>
        </w:rPr>
        <w:t>Scenario 1</w:t>
      </w:r>
      <w:r w:rsidRPr="009608D1">
        <w:t xml:space="preserve">, if we assume a standard deviation of 10% around the model's predicted mean of 4 diagnosed cases, we can quantify the uncertainty in the model’s output. </w:t>
      </w:r>
      <w:r>
        <w:t>I</w:t>
      </w:r>
      <w:r w:rsidRPr="009608D1">
        <w:t>f the simulated outcomes follow a normal distribution, we can use this standard deviation to calculate a confidence interval for the model's predictions</w:t>
      </w:r>
      <w:r>
        <w:t xml:space="preserve"> using the following formula:</w:t>
      </w:r>
    </w:p>
    <w:p w14:paraId="3852ECB0" w14:textId="77777777" w:rsidR="00BF600D" w:rsidRPr="002F1D8C" w:rsidRDefault="00BF600D" w:rsidP="00BF600D">
      <w:pPr>
        <w:ind w:left="360"/>
        <w:rPr>
          <w:rStyle w:val="delimsizing"/>
          <w:rFonts w:ascii="Times New Roman" w:hAnsi="Times New Roman"/>
          <w:color w:val="000000"/>
        </w:rPr>
      </w:pPr>
      <m:oMathPara>
        <m:oMath>
          <m:r>
            <w:rPr>
              <w:rStyle w:val="delimsizing"/>
              <w:rFonts w:ascii="Cambria Math" w:hAnsi="Cambria Math"/>
              <w:color w:val="000000"/>
            </w:rPr>
            <m:t>(</m:t>
          </m:r>
          <m:acc>
            <m:accPr>
              <m:chr m:val="̅"/>
              <m:ctrlPr>
                <w:ins w:id="0" w:author="Parastu Kasaie" w:date="2025-11-17T15:10:00Z" w16du:dateUtc="2025-11-17T20:10:00Z">
                  <w:rPr>
                    <w:rStyle w:val="delimsizing"/>
                    <w:rFonts w:ascii="Cambria Math" w:hAnsi="Cambria Math"/>
                    <w:i/>
                    <w:color w:val="000000"/>
                  </w:rPr>
                </w:ins>
              </m:ctrlPr>
            </m:accPr>
            <m:e>
              <m:r>
                <w:rPr>
                  <w:rStyle w:val="delimsizing"/>
                  <w:rFonts w:ascii="Cambria Math" w:hAnsi="Cambria Math"/>
                  <w:color w:val="000000"/>
                </w:rPr>
                <m:t>x</m:t>
              </m:r>
            </m:e>
          </m:acc>
          <m:r>
            <w:rPr>
              <w:rStyle w:val="delimsizing"/>
              <w:rFonts w:ascii="Cambria Math" w:hAnsi="Cambria Math"/>
              <w:color w:val="000000"/>
            </w:rPr>
            <m:t>-</m:t>
          </m:r>
          <m:sSub>
            <m:sSubPr>
              <m:ctrlPr>
                <w:ins w:id="1" w:author="Parastu Kasaie" w:date="2025-11-17T15:10:00Z" w16du:dateUtc="2025-11-17T20:10:00Z">
                  <w:rPr>
                    <w:rStyle w:val="delimsizing"/>
                    <w:rFonts w:ascii="Cambria Math" w:hAnsi="Cambria Math"/>
                    <w:i/>
                    <w:color w:val="000000"/>
                  </w:rPr>
                </w:ins>
              </m:ctrlPr>
            </m:sSubPr>
            <m:e>
              <m:r>
                <w:rPr>
                  <w:rStyle w:val="delimsizing"/>
                  <w:rFonts w:ascii="Cambria Math" w:hAnsi="Cambria Math"/>
                  <w:color w:val="000000"/>
                </w:rPr>
                <m:t>Z</m:t>
              </m:r>
            </m:e>
            <m:sub>
              <m:f>
                <m:fPr>
                  <m:type m:val="skw"/>
                  <m:ctrlPr>
                    <w:ins w:id="2" w:author="Parastu Kasaie" w:date="2025-11-17T15:10:00Z" w16du:dateUtc="2025-11-17T20:10:00Z">
                      <w:rPr>
                        <w:rStyle w:val="delimsizing"/>
                        <w:rFonts w:ascii="Cambria Math" w:hAnsi="Cambria Math"/>
                        <w:i/>
                        <w:color w:val="000000"/>
                      </w:rPr>
                    </w:ins>
                  </m:ctrlPr>
                </m:fPr>
                <m:num>
                  <m:r>
                    <w:rPr>
                      <w:rStyle w:val="delimsizing"/>
                      <w:rFonts w:ascii="Cambria Math" w:hAnsi="Cambria Math"/>
                      <w:color w:val="000000"/>
                    </w:rPr>
                    <m:t>α</m:t>
                  </m:r>
                </m:num>
                <m:den>
                  <m:r>
                    <w:rPr>
                      <w:rStyle w:val="delimsizing"/>
                      <w:rFonts w:ascii="Cambria Math" w:hAnsi="Cambria Math"/>
                      <w:color w:val="000000"/>
                    </w:rPr>
                    <m:t>2</m:t>
                  </m:r>
                </m:den>
              </m:f>
            </m:sub>
          </m:sSub>
          <m:r>
            <w:rPr>
              <w:rStyle w:val="delimsizing"/>
              <w:rFonts w:ascii="Cambria Math" w:hAnsi="Cambria Math"/>
              <w:color w:val="000000"/>
            </w:rPr>
            <m:t>.</m:t>
          </m:r>
          <m:f>
            <m:fPr>
              <m:ctrlPr>
                <w:ins w:id="3" w:author="Parastu Kasaie" w:date="2025-11-17T15:10:00Z" w16du:dateUtc="2025-11-17T20:10:00Z">
                  <w:rPr>
                    <w:rStyle w:val="delimsizing"/>
                    <w:rFonts w:ascii="Cambria Math" w:hAnsi="Cambria Math"/>
                    <w:i/>
                    <w:color w:val="000000"/>
                  </w:rPr>
                </w:ins>
              </m:ctrlPr>
            </m:fPr>
            <m:num>
              <m:r>
                <w:rPr>
                  <w:rStyle w:val="delimsizing"/>
                  <w:rFonts w:ascii="Cambria Math" w:hAnsi="Cambria Math"/>
                  <w:color w:val="000000"/>
                </w:rPr>
                <m:t>σ</m:t>
              </m:r>
            </m:num>
            <m:den>
              <m:rad>
                <m:radPr>
                  <m:degHide m:val="1"/>
                  <m:ctrlPr>
                    <w:ins w:id="4" w:author="Parastu Kasaie" w:date="2025-11-17T15:10:00Z" w16du:dateUtc="2025-11-17T20:10:00Z">
                      <w:rPr>
                        <w:rStyle w:val="delimsizing"/>
                        <w:rFonts w:ascii="Cambria Math" w:hAnsi="Cambria Math"/>
                        <w:i/>
                        <w:color w:val="000000"/>
                      </w:rPr>
                    </w:ins>
                  </m:ctrlPr>
                </m:radPr>
                <m:deg/>
                <m:e>
                  <m:r>
                    <w:rPr>
                      <w:rStyle w:val="delimsizing"/>
                      <w:rFonts w:ascii="Cambria Math" w:hAnsi="Cambria Math"/>
                      <w:color w:val="000000"/>
                    </w:rPr>
                    <m:t>n</m:t>
                  </m:r>
                </m:e>
              </m:rad>
            </m:den>
          </m:f>
          <m:r>
            <w:rPr>
              <w:rStyle w:val="delimsizing"/>
              <w:rFonts w:ascii="Cambria Math" w:hAnsi="Cambria Math"/>
              <w:color w:val="000000"/>
            </w:rPr>
            <m:t xml:space="preserve"> ,</m:t>
          </m:r>
          <m:acc>
            <m:accPr>
              <m:chr m:val="̅"/>
              <m:ctrlPr>
                <w:ins w:id="5" w:author="Parastu Kasaie" w:date="2025-11-17T15:10:00Z" w16du:dateUtc="2025-11-17T20:10:00Z">
                  <w:rPr>
                    <w:rStyle w:val="delimsizing"/>
                    <w:rFonts w:ascii="Cambria Math" w:hAnsi="Cambria Math"/>
                    <w:i/>
                    <w:color w:val="000000"/>
                  </w:rPr>
                </w:ins>
              </m:ctrlPr>
            </m:accPr>
            <m:e>
              <m:r>
                <w:rPr>
                  <w:rStyle w:val="delimsizing"/>
                  <w:rFonts w:ascii="Cambria Math" w:hAnsi="Cambria Math"/>
                  <w:color w:val="000000"/>
                </w:rPr>
                <m:t>x</m:t>
              </m:r>
            </m:e>
          </m:acc>
          <m:r>
            <w:rPr>
              <w:rStyle w:val="delimsizing"/>
              <w:rFonts w:ascii="Cambria Math" w:hAnsi="Cambria Math"/>
              <w:color w:val="000000"/>
            </w:rPr>
            <m:t>+</m:t>
          </m:r>
          <m:sSub>
            <m:sSubPr>
              <m:ctrlPr>
                <w:ins w:id="6" w:author="Parastu Kasaie" w:date="2025-11-17T15:10:00Z" w16du:dateUtc="2025-11-17T20:10:00Z">
                  <w:rPr>
                    <w:rStyle w:val="delimsizing"/>
                    <w:rFonts w:ascii="Cambria Math" w:hAnsi="Cambria Math"/>
                    <w:i/>
                    <w:color w:val="000000"/>
                  </w:rPr>
                </w:ins>
              </m:ctrlPr>
            </m:sSubPr>
            <m:e>
              <m:r>
                <w:rPr>
                  <w:rStyle w:val="delimsizing"/>
                  <w:rFonts w:ascii="Cambria Math" w:hAnsi="Cambria Math"/>
                  <w:color w:val="000000"/>
                </w:rPr>
                <m:t>Z</m:t>
              </m:r>
            </m:e>
            <m:sub>
              <m:f>
                <m:fPr>
                  <m:type m:val="skw"/>
                  <m:ctrlPr>
                    <w:ins w:id="7" w:author="Parastu Kasaie" w:date="2025-11-17T15:10:00Z" w16du:dateUtc="2025-11-17T20:10:00Z">
                      <w:rPr>
                        <w:rStyle w:val="delimsizing"/>
                        <w:rFonts w:ascii="Cambria Math" w:hAnsi="Cambria Math"/>
                        <w:i/>
                        <w:color w:val="000000"/>
                      </w:rPr>
                    </w:ins>
                  </m:ctrlPr>
                </m:fPr>
                <m:num>
                  <m:r>
                    <w:rPr>
                      <w:rStyle w:val="delimsizing"/>
                      <w:rFonts w:ascii="Cambria Math" w:hAnsi="Cambria Math"/>
                      <w:color w:val="000000"/>
                    </w:rPr>
                    <m:t>α</m:t>
                  </m:r>
                </m:num>
                <m:den>
                  <m:r>
                    <w:rPr>
                      <w:rStyle w:val="delimsizing"/>
                      <w:rFonts w:ascii="Cambria Math" w:hAnsi="Cambria Math"/>
                      <w:color w:val="000000"/>
                    </w:rPr>
                    <m:t>2</m:t>
                  </m:r>
                </m:den>
              </m:f>
            </m:sub>
          </m:sSub>
          <m:r>
            <w:rPr>
              <w:rStyle w:val="delimsizing"/>
              <w:rFonts w:ascii="Cambria Math" w:hAnsi="Cambria Math"/>
              <w:color w:val="000000"/>
            </w:rPr>
            <m:t>.</m:t>
          </m:r>
          <m:f>
            <m:fPr>
              <m:ctrlPr>
                <w:ins w:id="8" w:author="Parastu Kasaie" w:date="2025-11-17T15:10:00Z" w16du:dateUtc="2025-11-17T20:10:00Z">
                  <w:rPr>
                    <w:rStyle w:val="delimsizing"/>
                    <w:rFonts w:ascii="Cambria Math" w:hAnsi="Cambria Math"/>
                    <w:i/>
                    <w:color w:val="000000"/>
                  </w:rPr>
                </w:ins>
              </m:ctrlPr>
            </m:fPr>
            <m:num>
              <m:r>
                <w:rPr>
                  <w:rStyle w:val="delimsizing"/>
                  <w:rFonts w:ascii="Cambria Math" w:hAnsi="Cambria Math"/>
                  <w:color w:val="000000"/>
                </w:rPr>
                <m:t>σ</m:t>
              </m:r>
            </m:num>
            <m:den>
              <m:rad>
                <m:radPr>
                  <m:degHide m:val="1"/>
                  <m:ctrlPr>
                    <w:ins w:id="9" w:author="Parastu Kasaie" w:date="2025-11-17T15:10:00Z" w16du:dateUtc="2025-11-17T20:10:00Z">
                      <w:rPr>
                        <w:rStyle w:val="delimsizing"/>
                        <w:rFonts w:ascii="Cambria Math" w:hAnsi="Cambria Math"/>
                        <w:i/>
                        <w:color w:val="000000"/>
                      </w:rPr>
                    </w:ins>
                  </m:ctrlPr>
                </m:radPr>
                <m:deg/>
                <m:e>
                  <m:r>
                    <w:rPr>
                      <w:rStyle w:val="delimsizing"/>
                      <w:rFonts w:ascii="Cambria Math" w:hAnsi="Cambria Math"/>
                      <w:color w:val="000000"/>
                    </w:rPr>
                    <m:t>n</m:t>
                  </m:r>
                </m:e>
              </m:rad>
            </m:den>
          </m:f>
          <m:r>
            <w:rPr>
              <w:rStyle w:val="delimsizing"/>
              <w:rFonts w:ascii="Cambria Math" w:hAnsi="Cambria Math"/>
              <w:color w:val="000000"/>
            </w:rPr>
            <m:t xml:space="preserve"> )</m:t>
          </m:r>
        </m:oMath>
      </m:oMathPara>
    </w:p>
    <w:p w14:paraId="604EDC39" w14:textId="77777777" w:rsidR="00BF600D" w:rsidRPr="002F1D8C" w:rsidRDefault="00BF600D" w:rsidP="00BF600D">
      <w:pPr>
        <w:pStyle w:val="ListParagraph"/>
        <w:rPr>
          <w:rFonts w:ascii="Times New Roman" w:hAnsi="Times New Roman"/>
          <w:color w:val="000000"/>
        </w:rPr>
      </w:pPr>
      <w:r>
        <w:t xml:space="preserve">Where </w:t>
      </w:r>
      <m:oMath>
        <m:acc>
          <m:accPr>
            <m:chr m:val="̅"/>
            <m:ctrlPr>
              <w:ins w:id="10" w:author="Parastu Kasaie" w:date="2025-11-17T15:10:00Z" w16du:dateUtc="2025-11-17T20:10:00Z">
                <w:rPr>
                  <w:rStyle w:val="delimsizing"/>
                  <w:rFonts w:ascii="Cambria Math" w:hAnsi="Cambria Math"/>
                  <w:i/>
                  <w:color w:val="000000"/>
                </w:rPr>
              </w:ins>
            </m:ctrlPr>
          </m:accPr>
          <m:e>
            <m:r>
              <w:rPr>
                <w:rStyle w:val="delimsizing"/>
                <w:rFonts w:ascii="Cambria Math" w:hAnsi="Cambria Math"/>
                <w:color w:val="000000"/>
              </w:rPr>
              <m:t>x</m:t>
            </m:r>
          </m:e>
        </m:acc>
      </m:oMath>
      <w:r w:rsidRPr="002F1D8C">
        <w:rPr>
          <w:rStyle w:val="delimsizing"/>
          <w:color w:val="000000"/>
        </w:rPr>
        <w:t xml:space="preserve"> is the predicted mean</w:t>
      </w:r>
      <w:r>
        <w:t xml:space="preserve">, </w:t>
      </w:r>
      <m:oMath>
        <m:sSub>
          <m:sSubPr>
            <m:ctrlPr>
              <w:ins w:id="11" w:author="Parastu Kasaie" w:date="2025-11-17T15:10:00Z" w16du:dateUtc="2025-11-17T20:10:00Z">
                <w:rPr>
                  <w:rStyle w:val="delimsizing"/>
                  <w:rFonts w:ascii="Cambria Math" w:hAnsi="Cambria Math"/>
                  <w:i/>
                  <w:color w:val="000000"/>
                </w:rPr>
              </w:ins>
            </m:ctrlPr>
          </m:sSubPr>
          <m:e>
            <m:r>
              <w:rPr>
                <w:rStyle w:val="delimsizing"/>
                <w:rFonts w:ascii="Cambria Math" w:hAnsi="Cambria Math"/>
                <w:color w:val="000000"/>
              </w:rPr>
              <m:t>Z</m:t>
            </m:r>
          </m:e>
          <m:sub>
            <m:f>
              <m:fPr>
                <m:type m:val="skw"/>
                <m:ctrlPr>
                  <w:ins w:id="12" w:author="Parastu Kasaie" w:date="2025-11-17T15:10:00Z" w16du:dateUtc="2025-11-17T20:10:00Z">
                    <w:rPr>
                      <w:rStyle w:val="delimsizing"/>
                      <w:rFonts w:ascii="Cambria Math" w:hAnsi="Cambria Math"/>
                      <w:i/>
                      <w:color w:val="000000"/>
                    </w:rPr>
                  </w:ins>
                </m:ctrlPr>
              </m:fPr>
              <m:num>
                <m:r>
                  <w:rPr>
                    <w:rStyle w:val="delimsizing"/>
                    <w:rFonts w:ascii="Cambria Math" w:hAnsi="Cambria Math"/>
                    <w:color w:val="000000"/>
                  </w:rPr>
                  <m:t>α</m:t>
                </m:r>
              </m:num>
              <m:den>
                <m:r>
                  <w:rPr>
                    <w:rStyle w:val="delimsizing"/>
                    <w:rFonts w:ascii="Cambria Math" w:hAnsi="Cambria Math"/>
                    <w:color w:val="000000"/>
                  </w:rPr>
                  <m:t>2</m:t>
                </m:r>
              </m:den>
            </m:f>
          </m:sub>
        </m:sSub>
      </m:oMath>
      <w:r w:rsidRPr="002F1D8C">
        <w:rPr>
          <w:rStyle w:val="delimsizing"/>
          <w:color w:val="000000"/>
        </w:rPr>
        <w:t xml:space="preserve">is the </w:t>
      </w:r>
      <w:r>
        <w:t>Z-value for the desired confidence level (e.g., for 95% confidence,</w:t>
      </w:r>
      <w:r w:rsidRPr="002F1D8C">
        <w:t> Zα/</w:t>
      </w:r>
      <w:r>
        <w:t>2</w:t>
      </w:r>
      <w:r w:rsidRPr="002F1D8C">
        <w:t>≈1.96</w:t>
      </w:r>
      <w:r>
        <w:t xml:space="preserve">), </w:t>
      </w:r>
      <w:r w:rsidRPr="002F1D8C">
        <w:t>σ </w:t>
      </w:r>
      <w:r>
        <w:t>is the standard deviation, and n is the sample size.</w:t>
      </w:r>
    </w:p>
    <w:p w14:paraId="4C637111" w14:textId="77777777" w:rsidR="00BF600D" w:rsidRPr="002F1D8C" w:rsidRDefault="00BF600D" w:rsidP="00BF600D">
      <w:pPr>
        <w:pStyle w:val="ListParagraph"/>
        <w:numPr>
          <w:ilvl w:val="0"/>
          <w:numId w:val="30"/>
        </w:numPr>
        <w:rPr>
          <w:rFonts w:ascii="Times New Roman" w:hAnsi="Times New Roman"/>
          <w:color w:val="000000"/>
        </w:rPr>
      </w:pPr>
      <w:r>
        <w:t>A</w:t>
      </w:r>
      <w:r w:rsidRPr="009608D1">
        <w:t>ssuming a 95% confidence level</w:t>
      </w:r>
      <w:r>
        <w:t xml:space="preserve">, we can compute the </w:t>
      </w:r>
      <w:r w:rsidRPr="009608D1">
        <w:t>confidence interval of 4 ± 0.8 cases</w:t>
      </w:r>
      <w:r>
        <w:t xml:space="preserve"> for new diagnoses</w:t>
      </w:r>
      <w:r w:rsidRPr="009608D1">
        <w:t>. Since the target of 6 diagnosed cases falls outside the model's 95% confidence interval (3.2 to 4.8), it indicates that the model's prediction doesn't adequately capture the observed data. While the model is close to the target, its uncertainty range suggests it's not a good fit, as the observed value is higher than the predicted range.</w:t>
      </w:r>
    </w:p>
    <w:p w14:paraId="1DF56468" w14:textId="77777777" w:rsidR="00BF600D" w:rsidRDefault="00BF600D" w:rsidP="00BF600D">
      <w:pPr>
        <w:pStyle w:val="ListParagraph"/>
        <w:numPr>
          <w:ilvl w:val="0"/>
          <w:numId w:val="30"/>
        </w:numPr>
        <w:rPr>
          <w:color w:val="000000"/>
        </w:rPr>
      </w:pPr>
      <w:r w:rsidRPr="00F37BF7">
        <w:rPr>
          <w:color w:val="000000"/>
        </w:rPr>
        <w:t xml:space="preserve">However, if we assume a standard deviation of </w:t>
      </w:r>
      <w:r>
        <w:rPr>
          <w:color w:val="000000"/>
        </w:rPr>
        <w:t>6</w:t>
      </w:r>
      <w:r w:rsidRPr="00F37BF7">
        <w:rPr>
          <w:color w:val="000000"/>
        </w:rPr>
        <w:t xml:space="preserve">0% around the model's predicted mean of 4 diagnosed cases, the 95% confidence level will range from </w:t>
      </w:r>
      <w:r>
        <w:rPr>
          <w:color w:val="000000"/>
        </w:rPr>
        <w:t>1.6</w:t>
      </w:r>
      <w:r w:rsidRPr="00F37BF7">
        <w:rPr>
          <w:color w:val="000000"/>
        </w:rPr>
        <w:t xml:space="preserve"> and 6</w:t>
      </w:r>
      <w:r>
        <w:rPr>
          <w:color w:val="000000"/>
        </w:rPr>
        <w:t>.4</w:t>
      </w:r>
      <w:r w:rsidRPr="00F37BF7">
        <w:rPr>
          <w:color w:val="000000"/>
        </w:rPr>
        <w:t xml:space="preserve"> diagnosed cases</w:t>
      </w:r>
      <w:r>
        <w:rPr>
          <w:color w:val="000000"/>
        </w:rPr>
        <w:t>. I</w:t>
      </w:r>
      <w:r w:rsidRPr="00F37BF7">
        <w:rPr>
          <w:color w:val="000000"/>
        </w:rPr>
        <w:t>n this case, the target of 6 diagnosed cases falls at the upper end of the model's 95% confidence interva</w:t>
      </w:r>
      <w:r>
        <w:rPr>
          <w:color w:val="000000"/>
        </w:rPr>
        <w:t>l.</w:t>
      </w:r>
      <w:r w:rsidRPr="00F37BF7">
        <w:rPr>
          <w:color w:val="000000"/>
        </w:rPr>
        <w:t xml:space="preserve"> The uncertainty in the model's prediction (as indicated by the wider confidence interval) suggests that, while the model may not be an exact match, it is a more acceptable fit given the larger variability in the predictions.</w:t>
      </w:r>
    </w:p>
    <w:p w14:paraId="6A19AB57" w14:textId="77777777" w:rsidR="00BF600D" w:rsidRDefault="00BF600D" w:rsidP="00BF600D">
      <w:pPr>
        <w:pStyle w:val="ListParagraph"/>
        <w:numPr>
          <w:ilvl w:val="0"/>
          <w:numId w:val="30"/>
        </w:numPr>
        <w:rPr>
          <w:color w:val="000000"/>
        </w:rPr>
      </w:pPr>
      <w:r>
        <w:rPr>
          <w:color w:val="000000"/>
        </w:rPr>
        <w:t>Furthermore, we can use this information to calculate the percentage of times that model predicts the target of 6 diagnosed cases within a fix margin of error (+-1) as follow:</w:t>
      </w:r>
    </w:p>
    <w:p w14:paraId="75CF2655" w14:textId="77777777" w:rsidR="00BF600D" w:rsidRDefault="00BF600D" w:rsidP="00BF600D">
      <w:pPr>
        <w:pStyle w:val="ListParagraph"/>
        <w:rPr>
          <w:color w:val="000000"/>
        </w:rPr>
      </w:pPr>
    </w:p>
    <w:p w14:paraId="26FE8324" w14:textId="77777777" w:rsidR="00BF600D" w:rsidRPr="00297986" w:rsidRDefault="00BF600D" w:rsidP="00BF600D">
      <w:pPr>
        <w:ind w:left="1080"/>
        <w:jc w:val="center"/>
        <w:rPr>
          <w:rStyle w:val="delimsizing"/>
          <w:color w:val="000000"/>
        </w:rPr>
      </w:pPr>
      <m:oMath>
        <m:r>
          <w:rPr>
            <w:rStyle w:val="delimsizing"/>
            <w:rFonts w:ascii="Cambria Math" w:hAnsi="Cambria Math"/>
            <w:color w:val="000000"/>
          </w:rPr>
          <m:t>Z1=</m:t>
        </m:r>
        <m:f>
          <m:fPr>
            <m:ctrlPr>
              <w:ins w:id="13" w:author="Parastu Kasaie" w:date="2025-11-17T15:10:00Z" w16du:dateUtc="2025-11-17T20:10:00Z">
                <w:rPr>
                  <w:rStyle w:val="delimsizing"/>
                  <w:rFonts w:ascii="Cambria Math" w:hAnsi="Cambria Math"/>
                  <w:i/>
                  <w:color w:val="000000"/>
                </w:rPr>
              </w:ins>
            </m:ctrlPr>
          </m:fPr>
          <m:num>
            <m:r>
              <w:rPr>
                <w:rStyle w:val="delimsizing"/>
                <w:rFonts w:ascii="Cambria Math" w:hAnsi="Cambria Math"/>
                <w:color w:val="000000"/>
              </w:rPr>
              <m:t>5-4</m:t>
            </m:r>
          </m:num>
          <m:den>
            <m:r>
              <w:rPr>
                <w:rStyle w:val="delimsizing"/>
                <w:rFonts w:ascii="Cambria Math" w:hAnsi="Cambria Math"/>
                <w:color w:val="000000"/>
              </w:rPr>
              <m:t>2.4</m:t>
            </m:r>
          </m:den>
        </m:f>
        <m:r>
          <w:rPr>
            <w:rStyle w:val="delimsizing"/>
            <w:rFonts w:ascii="Cambria Math" w:hAnsi="Cambria Math"/>
            <w:color w:val="000000"/>
          </w:rPr>
          <m:t>=0.42     P</m:t>
        </m:r>
        <m:d>
          <m:dPr>
            <m:ctrlPr>
              <w:ins w:id="14" w:author="Parastu Kasaie" w:date="2025-11-17T15:10:00Z" w16du:dateUtc="2025-11-17T20:10:00Z">
                <w:rPr>
                  <w:rStyle w:val="delimsizing"/>
                  <w:rFonts w:ascii="Cambria Math" w:hAnsi="Cambria Math"/>
                  <w:i/>
                  <w:color w:val="000000"/>
                </w:rPr>
              </w:ins>
            </m:ctrlPr>
          </m:dPr>
          <m:e>
            <m:r>
              <w:rPr>
                <w:rStyle w:val="delimsizing"/>
                <w:rFonts w:ascii="Cambria Math" w:hAnsi="Cambria Math"/>
                <w:color w:val="000000"/>
              </w:rPr>
              <m:t>Z≤0.42</m:t>
            </m:r>
          </m:e>
        </m:d>
        <m:r>
          <w:rPr>
            <w:rStyle w:val="delimsizing"/>
            <w:rFonts w:ascii="Cambria Math" w:hAnsi="Cambria Math"/>
            <w:color w:val="000000"/>
          </w:rPr>
          <m:t>≈0.89</m:t>
        </m:r>
      </m:oMath>
      <w:r>
        <w:rPr>
          <w:rStyle w:val="delimsizing"/>
          <w:color w:val="000000"/>
        </w:rPr>
        <w:t xml:space="preserve"> ;    </w:t>
      </w:r>
      <m:oMath>
        <m:r>
          <w:rPr>
            <w:rStyle w:val="delimsizing"/>
            <w:rFonts w:ascii="Cambria Math" w:hAnsi="Cambria Math"/>
            <w:color w:val="000000"/>
          </w:rPr>
          <m:t>Z2=</m:t>
        </m:r>
        <m:f>
          <m:fPr>
            <m:ctrlPr>
              <w:ins w:id="15" w:author="Parastu Kasaie" w:date="2025-11-17T15:10:00Z" w16du:dateUtc="2025-11-17T20:10:00Z">
                <w:rPr>
                  <w:rStyle w:val="delimsizing"/>
                  <w:rFonts w:ascii="Cambria Math" w:hAnsi="Cambria Math"/>
                  <w:i/>
                  <w:color w:val="000000"/>
                </w:rPr>
              </w:ins>
            </m:ctrlPr>
          </m:fPr>
          <m:num>
            <m:r>
              <w:rPr>
                <w:rStyle w:val="delimsizing"/>
                <w:rFonts w:ascii="Cambria Math" w:hAnsi="Cambria Math"/>
                <w:color w:val="000000"/>
              </w:rPr>
              <m:t>7-4</m:t>
            </m:r>
          </m:num>
          <m:den>
            <m:r>
              <w:rPr>
                <w:rStyle w:val="delimsizing"/>
                <w:rFonts w:ascii="Cambria Math" w:hAnsi="Cambria Math"/>
                <w:color w:val="000000"/>
              </w:rPr>
              <m:t>2.4</m:t>
            </m:r>
          </m:den>
        </m:f>
        <m:r>
          <w:rPr>
            <w:rStyle w:val="delimsizing"/>
            <w:rFonts w:ascii="Cambria Math" w:hAnsi="Cambria Math"/>
            <w:color w:val="000000"/>
          </w:rPr>
          <m:t>=1.25     P</m:t>
        </m:r>
        <m:d>
          <m:dPr>
            <m:ctrlPr>
              <w:ins w:id="16" w:author="Parastu Kasaie" w:date="2025-11-17T15:10:00Z" w16du:dateUtc="2025-11-17T20:10:00Z">
                <w:rPr>
                  <w:rStyle w:val="delimsizing"/>
                  <w:rFonts w:ascii="Cambria Math" w:hAnsi="Cambria Math"/>
                  <w:i/>
                  <w:color w:val="000000"/>
                </w:rPr>
              </w:ins>
            </m:ctrlPr>
          </m:dPr>
          <m:e>
            <m:r>
              <w:rPr>
                <w:rStyle w:val="delimsizing"/>
                <w:rFonts w:ascii="Cambria Math" w:hAnsi="Cambria Math"/>
                <w:color w:val="000000"/>
              </w:rPr>
              <m:t>Z≤1.25</m:t>
            </m:r>
          </m:e>
        </m:d>
        <m:r>
          <w:rPr>
            <w:rStyle w:val="delimsizing"/>
            <w:rFonts w:ascii="Cambria Math" w:hAnsi="Cambria Math"/>
            <w:color w:val="000000"/>
          </w:rPr>
          <m:t>≈0.66</m:t>
        </m:r>
      </m:oMath>
    </w:p>
    <w:p w14:paraId="0CF9C416" w14:textId="77777777" w:rsidR="00BF600D" w:rsidRDefault="00BF600D" w:rsidP="00BF600D">
      <w:pPr>
        <w:ind w:left="1080"/>
        <w:jc w:val="center"/>
        <w:rPr>
          <w:rStyle w:val="delimsizing"/>
          <w:color w:val="000000"/>
        </w:rPr>
      </w:pPr>
      <m:oMathPara>
        <m:oMath>
          <m:r>
            <w:rPr>
              <w:rStyle w:val="delimsizing"/>
              <w:rFonts w:ascii="Cambria Math" w:hAnsi="Cambria Math"/>
              <w:color w:val="000000"/>
            </w:rPr>
            <m:t>P</m:t>
          </m:r>
          <m:d>
            <m:dPr>
              <m:ctrlPr>
                <w:ins w:id="17" w:author="Parastu Kasaie" w:date="2025-11-17T15:10:00Z" w16du:dateUtc="2025-11-17T20:10:00Z">
                  <w:rPr>
                    <w:rStyle w:val="delimsizing"/>
                    <w:rFonts w:ascii="Cambria Math" w:hAnsi="Cambria Math"/>
                    <w:i/>
                    <w:color w:val="000000"/>
                  </w:rPr>
                </w:ins>
              </m:ctrlPr>
            </m:dPr>
            <m:e>
              <m:r>
                <w:rPr>
                  <w:rStyle w:val="delimsizing"/>
                  <w:rFonts w:ascii="Cambria Math" w:hAnsi="Cambria Math"/>
                  <w:color w:val="000000"/>
                </w:rPr>
                <m:t>5≤X≤7</m:t>
              </m:r>
            </m:e>
          </m:d>
          <m:r>
            <w:rPr>
              <w:rStyle w:val="delimsizing"/>
              <w:rFonts w:ascii="Cambria Math" w:hAnsi="Cambria Math"/>
              <w:color w:val="000000"/>
            </w:rPr>
            <m:t>=0.89-0.66=0.23</m:t>
          </m:r>
        </m:oMath>
      </m:oMathPara>
    </w:p>
    <w:p w14:paraId="64E448D2" w14:textId="77777777" w:rsidR="00BF600D" w:rsidRDefault="00BF600D" w:rsidP="00BF600D">
      <w:pPr>
        <w:pStyle w:val="ListParagraph"/>
        <w:rPr>
          <w:color w:val="000000"/>
        </w:rPr>
      </w:pPr>
    </w:p>
    <w:p w14:paraId="24CA8F69" w14:textId="77777777" w:rsidR="00BF600D" w:rsidRPr="001C2B52" w:rsidRDefault="00BF600D" w:rsidP="00BF600D">
      <w:pPr>
        <w:pStyle w:val="ListParagraph"/>
        <w:numPr>
          <w:ilvl w:val="0"/>
          <w:numId w:val="30"/>
        </w:numPr>
        <w:rPr>
          <w:rStyle w:val="delimsizing"/>
          <w:color w:val="000000"/>
        </w:rPr>
      </w:pPr>
      <w:r>
        <w:rPr>
          <w:color w:val="000000"/>
        </w:rPr>
        <w:t>suggesting that the</w:t>
      </w:r>
      <w:r w:rsidRPr="001C2B52">
        <w:rPr>
          <w:color w:val="000000"/>
        </w:rPr>
        <w:t xml:space="preserve"> model predicts between </w:t>
      </w:r>
      <w:r w:rsidRPr="001C2B52">
        <w:rPr>
          <w:b/>
          <w:bCs/>
          <w:color w:val="000000"/>
        </w:rPr>
        <w:t>5 and 7 diagnosed cases approximately 23.2%</w:t>
      </w:r>
      <w:r w:rsidRPr="001C2B52">
        <w:rPr>
          <w:color w:val="000000"/>
        </w:rPr>
        <w:t> of the time.</w:t>
      </w:r>
    </w:p>
    <w:tbl>
      <w:tblPr>
        <w:tblStyle w:val="TableGrid"/>
        <w:tblW w:w="0" w:type="auto"/>
        <w:tblLook w:val="04A0" w:firstRow="1" w:lastRow="0" w:firstColumn="1" w:lastColumn="0" w:noHBand="0" w:noVBand="1"/>
      </w:tblPr>
      <w:tblGrid>
        <w:gridCol w:w="9350"/>
      </w:tblGrid>
      <w:tr w:rsidR="00BF600D" w14:paraId="10FDF156" w14:textId="77777777" w:rsidTr="00E067D5">
        <w:tc>
          <w:tcPr>
            <w:tcW w:w="9350" w:type="dxa"/>
          </w:tcPr>
          <w:p w14:paraId="09EC70EF" w14:textId="77777777" w:rsidR="00BF600D" w:rsidRPr="00117B2C" w:rsidRDefault="00BF600D" w:rsidP="00E067D5">
            <w:pPr>
              <w:rPr>
                <w:b/>
                <w:bCs/>
                <w:color w:val="000000"/>
              </w:rPr>
            </w:pPr>
            <w:r w:rsidRPr="00117B2C">
              <w:rPr>
                <w:b/>
                <w:bCs/>
                <w:color w:val="000000"/>
              </w:rPr>
              <w:t xml:space="preserve">Measurement error vs Measurement Uncertainty: </w:t>
            </w:r>
            <w:r>
              <w:rPr>
                <w:b/>
                <w:bCs/>
                <w:color w:val="000000"/>
              </w:rPr>
              <w:tab/>
            </w:r>
          </w:p>
          <w:p w14:paraId="4EB546BB" w14:textId="77777777" w:rsidR="00BF600D" w:rsidRDefault="00BF600D" w:rsidP="00E067D5">
            <w:pPr>
              <w:rPr>
                <w:color w:val="000000"/>
              </w:rPr>
            </w:pPr>
            <w:r>
              <w:rPr>
                <w:noProof/>
                <w14:ligatures w14:val="standardContextual"/>
              </w:rPr>
              <w:lastRenderedPageBreak/>
              <w:drawing>
                <wp:inline distT="0" distB="0" distL="0" distR="0" wp14:anchorId="0C76BD2A" wp14:editId="4243A5C9">
                  <wp:extent cx="2869035" cy="1352545"/>
                  <wp:effectExtent l="0" t="0" r="0" b="0"/>
                  <wp:docPr id="313279736" name="Picture 1" descr="A diagram of measu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9736" name="Picture 1" descr="A diagram of measurement&#10;&#10;AI-generated content may be incorrect."/>
                          <pic:cNvPicPr/>
                        </pic:nvPicPr>
                        <pic:blipFill>
                          <a:blip r:embed="rId5"/>
                          <a:stretch>
                            <a:fillRect/>
                          </a:stretch>
                        </pic:blipFill>
                        <pic:spPr>
                          <a:xfrm>
                            <a:off x="0" y="0"/>
                            <a:ext cx="2890582" cy="1362703"/>
                          </a:xfrm>
                          <a:prstGeom prst="rect">
                            <a:avLst/>
                          </a:prstGeom>
                        </pic:spPr>
                      </pic:pic>
                    </a:graphicData>
                  </a:graphic>
                </wp:inline>
              </w:drawing>
            </w:r>
          </w:p>
          <w:p w14:paraId="1B675FD5" w14:textId="77777777" w:rsidR="00BF600D" w:rsidRPr="00117B2C" w:rsidRDefault="00BF600D" w:rsidP="00E067D5">
            <w:pPr>
              <w:rPr>
                <w:i/>
                <w:iCs/>
                <w:color w:val="000000"/>
              </w:rPr>
            </w:pPr>
            <w:r w:rsidRPr="00117B2C">
              <w:rPr>
                <w:i/>
                <w:iCs/>
                <w:color w:val="000000"/>
              </w:rPr>
              <w:t>Measurement Error (E)=</w:t>
            </w:r>
            <w:proofErr w:type="spellStart"/>
            <w:r w:rsidRPr="00117B2C">
              <w:rPr>
                <w:i/>
                <w:iCs/>
                <w:color w:val="000000"/>
              </w:rPr>
              <w:t>Y</w:t>
            </w:r>
            <w:r w:rsidRPr="00117B2C">
              <w:rPr>
                <w:i/>
                <w:iCs/>
                <w:color w:val="000000"/>
                <w:vertAlign w:val="subscript"/>
              </w:rPr>
              <w:t>obs</w:t>
            </w:r>
            <w:r w:rsidRPr="00117B2C">
              <w:rPr>
                <w:i/>
                <w:iCs/>
                <w:color w:val="000000"/>
              </w:rPr>
              <w:t>-Y</w:t>
            </w:r>
            <w:r w:rsidRPr="00117B2C">
              <w:rPr>
                <w:i/>
                <w:iCs/>
                <w:color w:val="000000"/>
                <w:vertAlign w:val="subscript"/>
              </w:rPr>
              <w:t>True</w:t>
            </w:r>
            <w:proofErr w:type="spellEnd"/>
            <w:r w:rsidRPr="00117B2C">
              <w:rPr>
                <w:i/>
                <w:iCs/>
                <w:color w:val="000000"/>
                <w:vertAlign w:val="subscript"/>
              </w:rPr>
              <w:t xml:space="preserve"> </w:t>
            </w:r>
            <w:r w:rsidRPr="00117B2C">
              <w:rPr>
                <w:i/>
                <w:iCs/>
                <w:color w:val="000000"/>
              </w:rPr>
              <w:t>-&gt; It can be only calculated if the true value is known</w:t>
            </w:r>
          </w:p>
          <w:p w14:paraId="67D4376F" w14:textId="77777777" w:rsidR="00BF600D" w:rsidRPr="00117B2C" w:rsidRDefault="00BF600D" w:rsidP="00E067D5">
            <w:pPr>
              <w:rPr>
                <w:i/>
                <w:iCs/>
                <w:color w:val="000000"/>
              </w:rPr>
            </w:pPr>
            <w:r w:rsidRPr="00117B2C">
              <w:rPr>
                <w:i/>
                <w:iCs/>
                <w:color w:val="000000"/>
              </w:rPr>
              <w:t>Measurement Uncertainty (U)= represents our confidence in the observed value. Often calculated as standard deviation (SD) a confidence interval range (CI)</w:t>
            </w:r>
          </w:p>
          <w:p w14:paraId="535F7AFC" w14:textId="77777777" w:rsidR="00BF600D" w:rsidRDefault="00BF600D" w:rsidP="00E067D5">
            <w:pPr>
              <w:rPr>
                <w:b/>
                <w:bCs/>
              </w:rPr>
            </w:pPr>
          </w:p>
        </w:tc>
      </w:tr>
      <w:tr w:rsidR="00BF600D" w14:paraId="3A06E5F7" w14:textId="77777777" w:rsidTr="00E067D5">
        <w:tc>
          <w:tcPr>
            <w:tcW w:w="9350" w:type="dxa"/>
          </w:tcPr>
          <w:p w14:paraId="79203745" w14:textId="77777777" w:rsidR="00BF600D" w:rsidRDefault="00BF600D" w:rsidP="00E067D5">
            <w:pPr>
              <w:rPr>
                <w:b/>
                <w:bCs/>
              </w:rPr>
            </w:pPr>
            <w:r w:rsidRPr="008A657F">
              <w:rPr>
                <w:b/>
                <w:bCs/>
              </w:rPr>
              <w:lastRenderedPageBreak/>
              <w:t>Error propagation</w:t>
            </w:r>
          </w:p>
          <w:p w14:paraId="63F559C2" w14:textId="77777777" w:rsidR="00BF600D" w:rsidRPr="00AF5C40" w:rsidRDefault="00BF600D" w:rsidP="00E067D5">
            <w:pPr>
              <w:rPr>
                <w:b/>
                <w:bCs/>
                <w:i/>
                <w:iCs/>
              </w:rPr>
            </w:pPr>
            <w:r w:rsidRPr="00AF5C40">
              <w:rPr>
                <w:i/>
                <w:iCs/>
              </w:rPr>
              <w:t>It describes how uncertainties in input variables affect the uncertainty of a model’s output</w:t>
            </w:r>
          </w:p>
          <w:p w14:paraId="568165E1" w14:textId="77777777" w:rsidR="00BF600D" w:rsidRPr="008A657F" w:rsidRDefault="00BF600D" w:rsidP="00E067D5">
            <w:pPr>
              <w:rPr>
                <w:b/>
                <w:bCs/>
                <w:i/>
                <w:iCs/>
              </w:rPr>
            </w:pPr>
            <w:r w:rsidRPr="008A657F">
              <w:rPr>
                <w:b/>
                <w:bCs/>
                <w:i/>
                <w:iCs/>
              </w:rPr>
              <w:t>Example</w:t>
            </w:r>
            <w:r w:rsidRPr="00AF5C40">
              <w:rPr>
                <w:b/>
                <w:bCs/>
                <w:i/>
                <w:iCs/>
              </w:rPr>
              <w:t xml:space="preserve">: </w:t>
            </w:r>
            <w:r w:rsidRPr="008A657F">
              <w:rPr>
                <w:b/>
                <w:bCs/>
                <w:i/>
                <w:iCs/>
              </w:rPr>
              <w:t>Simple Arithmetic Illustration</w:t>
            </w:r>
          </w:p>
          <w:p w14:paraId="3D2E52FD" w14:textId="77777777" w:rsidR="00BF600D" w:rsidRPr="008A657F" w:rsidRDefault="00BF600D" w:rsidP="00E067D5">
            <w:pPr>
              <w:rPr>
                <w:i/>
                <w:iCs/>
              </w:rPr>
            </w:pPr>
            <w:r w:rsidRPr="008A657F">
              <w:rPr>
                <w:i/>
                <w:iCs/>
              </w:rPr>
              <w:t>Imagine you want to calculate the number of newly diagnosed cases in a day:</w:t>
            </w:r>
          </w:p>
          <w:p w14:paraId="35327D1E" w14:textId="77777777" w:rsidR="00BF600D" w:rsidRPr="008A657F" w:rsidRDefault="00BF600D" w:rsidP="00E067D5">
            <w:pPr>
              <w:rPr>
                <w:i/>
                <w:iCs/>
              </w:rPr>
            </w:pPr>
            <m:oMathPara>
              <m:oMath>
                <m:r>
                  <w:rPr>
                    <w:rFonts w:ascii="Cambria Math" w:hAnsi="Cambria Math"/>
                  </w:rPr>
                  <m:t>Y=A×B</m:t>
                </m:r>
                <m:r>
                  <w:br/>
                </m:r>
              </m:oMath>
            </m:oMathPara>
            <w:r w:rsidRPr="008A657F">
              <w:rPr>
                <w:i/>
                <w:iCs/>
              </w:rPr>
              <w:t>where:</w:t>
            </w:r>
          </w:p>
          <w:p w14:paraId="6CF6AD21" w14:textId="77777777" w:rsidR="00BF600D" w:rsidRPr="008A657F" w:rsidRDefault="00BF600D" w:rsidP="00E067D5">
            <w:pPr>
              <w:numPr>
                <w:ilvl w:val="0"/>
                <w:numId w:val="59"/>
              </w:numPr>
              <w:rPr>
                <w:i/>
                <w:iCs/>
              </w:rPr>
            </w:pPr>
            <m:oMath>
              <m:r>
                <w:rPr>
                  <w:rFonts w:ascii="Cambria Math" w:hAnsi="Cambria Math"/>
                </w:rPr>
                <m:t>A</m:t>
              </m:r>
            </m:oMath>
            <w:r w:rsidRPr="008A657F">
              <w:rPr>
                <w:i/>
                <w:iCs/>
              </w:rPr>
              <w:t> = number of people tested per day (e.g., 100 ± 10%)</w:t>
            </w:r>
          </w:p>
          <w:p w14:paraId="4E5CC4E5" w14:textId="77777777" w:rsidR="00BF600D" w:rsidRPr="008A657F" w:rsidRDefault="00BF600D" w:rsidP="00E067D5">
            <w:pPr>
              <w:numPr>
                <w:ilvl w:val="0"/>
                <w:numId w:val="59"/>
              </w:numPr>
              <w:rPr>
                <w:i/>
                <w:iCs/>
              </w:rPr>
            </w:pPr>
            <m:oMath>
              <m:r>
                <w:rPr>
                  <w:rFonts w:ascii="Cambria Math" w:hAnsi="Cambria Math"/>
                </w:rPr>
                <m:t>B</m:t>
              </m:r>
            </m:oMath>
            <w:r w:rsidRPr="008A657F">
              <w:rPr>
                <w:i/>
                <w:iCs/>
              </w:rPr>
              <w:t> = probability of testing positive (e.g., 0.05 ± 20%)</w:t>
            </w:r>
          </w:p>
          <w:p w14:paraId="57FA7369" w14:textId="77777777" w:rsidR="00BF600D" w:rsidRPr="00AF5C40" w:rsidRDefault="00BF600D" w:rsidP="00E067D5">
            <w:pPr>
              <w:rPr>
                <w:i/>
                <w:iCs/>
              </w:rPr>
            </w:pPr>
            <w:r w:rsidRPr="00AF5C40">
              <w:rPr>
                <w:i/>
                <w:iCs/>
              </w:rPr>
              <w:t>Then the uncertainty in </w:t>
            </w:r>
            <m:oMath>
              <m:r>
                <w:rPr>
                  <w:rFonts w:ascii="Cambria Math" w:hAnsi="Cambria Math"/>
                </w:rPr>
                <m:t>Y</m:t>
              </m:r>
            </m:oMath>
            <w:r w:rsidRPr="00AF5C40">
              <w:rPr>
                <w:i/>
                <w:iCs/>
              </w:rPr>
              <w:t> combines the relative uncertainties of both </w:t>
            </w:r>
            <m:oMath>
              <m:r>
                <w:rPr>
                  <w:rFonts w:ascii="Cambria Math" w:hAnsi="Cambria Math"/>
                </w:rPr>
                <m:t>A</m:t>
              </m:r>
            </m:oMath>
            <w:r w:rsidRPr="00AF5C40">
              <w:rPr>
                <w:i/>
                <w:iCs/>
              </w:rPr>
              <w:t> and </w:t>
            </w:r>
            <m:oMath>
              <m:r>
                <w:rPr>
                  <w:rFonts w:ascii="Cambria Math" w:hAnsi="Cambria Math"/>
                </w:rPr>
                <m:t>B</m:t>
              </m:r>
            </m:oMath>
            <w:r w:rsidRPr="00AF5C40">
              <w:rPr>
                <w:i/>
                <w:iCs/>
              </w:rPr>
              <w:t>.</w:t>
            </w:r>
          </w:p>
          <w:p w14:paraId="3E2A6467" w14:textId="77777777" w:rsidR="00BF600D" w:rsidRPr="00AF5C40" w:rsidRDefault="00BF600D" w:rsidP="00E067D5">
            <w:pPr>
              <w:rPr>
                <w:i/>
                <w:iCs/>
              </w:rPr>
            </w:pPr>
            <m:oMathPara>
              <m:oMath>
                <m:r>
                  <w:rPr>
                    <w:rFonts w:ascii="Cambria Math" w:hAnsi="Cambria Math"/>
                  </w:rPr>
                  <m:t>CV</m:t>
                </m:r>
                <m:d>
                  <m:dPr>
                    <m:ctrlPr>
                      <w:ins w:id="18" w:author="Parastu Kasaie" w:date="2025-11-17T15:10:00Z" w16du:dateUtc="2025-11-17T20:10:00Z">
                        <w:rPr>
                          <w:rFonts w:ascii="Cambria Math" w:hAnsi="Cambria Math"/>
                          <w:i/>
                          <w:iCs/>
                        </w:rPr>
                      </w:ins>
                    </m:ctrlPr>
                  </m:dPr>
                  <m:e>
                    <m:r>
                      <w:rPr>
                        <w:rFonts w:ascii="Cambria Math" w:hAnsi="Cambria Math"/>
                      </w:rPr>
                      <m:t>Y</m:t>
                    </m:r>
                  </m:e>
                </m:d>
                <m:r>
                  <w:rPr>
                    <w:rFonts w:ascii="Cambria Math" w:hAnsi="Cambria Math"/>
                  </w:rPr>
                  <m:t>=</m:t>
                </m:r>
                <m:rad>
                  <m:radPr>
                    <m:degHide m:val="1"/>
                    <m:ctrlPr>
                      <w:ins w:id="19" w:author="Parastu Kasaie" w:date="2025-11-17T15:10:00Z" w16du:dateUtc="2025-11-17T20:10:00Z">
                        <w:rPr>
                          <w:rFonts w:ascii="Cambria Math" w:hAnsi="Cambria Math"/>
                          <w:i/>
                          <w:iCs/>
                        </w:rPr>
                      </w:ins>
                    </m:ctrlPr>
                  </m:radPr>
                  <m:deg/>
                  <m:e>
                    <m:sSup>
                      <m:sSupPr>
                        <m:ctrlPr>
                          <w:ins w:id="20" w:author="Parastu Kasaie" w:date="2025-11-17T15:10:00Z" w16du:dateUtc="2025-11-17T20:10:00Z">
                            <w:rPr>
                              <w:rFonts w:ascii="Cambria Math" w:hAnsi="Cambria Math"/>
                              <w:i/>
                              <w:iCs/>
                            </w:rPr>
                          </w:ins>
                        </m:ctrlPr>
                      </m:sSupPr>
                      <m:e>
                        <m:r>
                          <w:rPr>
                            <w:rFonts w:ascii="Cambria Math" w:hAnsi="Cambria Math"/>
                          </w:rPr>
                          <m:t>CV(A)</m:t>
                        </m:r>
                      </m:e>
                      <m:sup>
                        <m:r>
                          <w:rPr>
                            <w:rFonts w:ascii="Cambria Math" w:hAnsi="Cambria Math"/>
                          </w:rPr>
                          <m:t>2</m:t>
                        </m:r>
                      </m:sup>
                    </m:sSup>
                    <m:r>
                      <w:rPr>
                        <w:rFonts w:ascii="Cambria Math" w:hAnsi="Cambria Math"/>
                      </w:rPr>
                      <m:t>+</m:t>
                    </m:r>
                    <m:sSup>
                      <m:sSupPr>
                        <m:ctrlPr>
                          <w:ins w:id="21" w:author="Parastu Kasaie" w:date="2025-11-17T15:10:00Z" w16du:dateUtc="2025-11-17T20:10:00Z">
                            <w:rPr>
                              <w:rFonts w:ascii="Cambria Math" w:hAnsi="Cambria Math"/>
                              <w:i/>
                              <w:iCs/>
                            </w:rPr>
                          </w:ins>
                        </m:ctrlPr>
                      </m:sSupPr>
                      <m:e>
                        <m:r>
                          <w:rPr>
                            <w:rFonts w:ascii="Cambria Math" w:hAnsi="Cambria Math"/>
                          </w:rPr>
                          <m:t>CV(B)</m:t>
                        </m:r>
                      </m:e>
                      <m:sup>
                        <m:r>
                          <w:rPr>
                            <w:rFonts w:ascii="Cambria Math" w:hAnsi="Cambria Math"/>
                          </w:rPr>
                          <m:t>2</m:t>
                        </m:r>
                      </m:sup>
                    </m:sSup>
                  </m:e>
                </m:rad>
                <m:r>
                  <w:br/>
                </m:r>
              </m:oMath>
              <m:oMath>
                <m:f>
                  <m:fPr>
                    <m:ctrlPr>
                      <w:ins w:id="22" w:author="Parastu Kasaie" w:date="2025-11-17T15:10:00Z" w16du:dateUtc="2025-11-17T20:10:00Z">
                        <w:rPr>
                          <w:rFonts w:ascii="Cambria Math" w:hAnsi="Cambria Math"/>
                          <w:i/>
                          <w:iCs/>
                        </w:rPr>
                      </w:ins>
                    </m:ctrlPr>
                  </m:fPr>
                  <m:num>
                    <m:sSub>
                      <m:sSubPr>
                        <m:ctrlPr>
                          <w:ins w:id="23" w:author="Parastu Kasaie" w:date="2025-11-17T15:10:00Z" w16du:dateUtc="2025-11-17T20:10:00Z">
                            <w:rPr>
                              <w:rFonts w:ascii="Cambria Math" w:hAnsi="Cambria Math"/>
                              <w:i/>
                              <w:iCs/>
                            </w:rPr>
                          </w:ins>
                        </m:ctrlPr>
                      </m:sSubPr>
                      <m:e>
                        <m:r>
                          <w:rPr>
                            <w:rFonts w:ascii="Cambria Math" w:hAnsi="Cambria Math"/>
                          </w:rPr>
                          <m:t>σ</m:t>
                        </m:r>
                      </m:e>
                      <m:sub>
                        <m:r>
                          <w:rPr>
                            <w:rFonts w:ascii="Cambria Math" w:hAnsi="Cambria Math"/>
                          </w:rPr>
                          <m:t>Y</m:t>
                        </m:r>
                      </m:sub>
                    </m:sSub>
                  </m:num>
                  <m:den>
                    <m:r>
                      <w:rPr>
                        <w:rFonts w:ascii="Cambria Math" w:hAnsi="Cambria Math"/>
                      </w:rPr>
                      <m:t>Y</m:t>
                    </m:r>
                  </m:den>
                </m:f>
                <m:r>
                  <w:rPr>
                    <w:rFonts w:ascii="Cambria Math" w:hAnsi="Cambria Math"/>
                  </w:rPr>
                  <m:t>=</m:t>
                </m:r>
                <m:rad>
                  <m:radPr>
                    <m:degHide m:val="1"/>
                    <m:ctrlPr>
                      <w:ins w:id="24" w:author="Parastu Kasaie" w:date="2025-11-17T15:10:00Z" w16du:dateUtc="2025-11-17T20:10:00Z">
                        <w:rPr>
                          <w:rFonts w:ascii="Cambria Math" w:hAnsi="Cambria Math"/>
                          <w:i/>
                          <w:iCs/>
                        </w:rPr>
                      </w:ins>
                    </m:ctrlPr>
                  </m:radPr>
                  <m:deg/>
                  <m:e>
                    <m:sSup>
                      <m:sSupPr>
                        <m:ctrlPr>
                          <w:ins w:id="25" w:author="Parastu Kasaie" w:date="2025-11-17T15:10:00Z" w16du:dateUtc="2025-11-17T20:10:00Z">
                            <w:rPr>
                              <w:rFonts w:ascii="Cambria Math" w:hAnsi="Cambria Math"/>
                              <w:i/>
                              <w:iCs/>
                            </w:rPr>
                          </w:ins>
                        </m:ctrlPr>
                      </m:sSupPr>
                      <m:e>
                        <m:r>
                          <w:rPr>
                            <w:rFonts w:ascii="Cambria Math" w:hAnsi="Cambria Math"/>
                          </w:rPr>
                          <m:t>(</m:t>
                        </m:r>
                        <m:f>
                          <m:fPr>
                            <m:ctrlPr>
                              <w:ins w:id="26" w:author="Parastu Kasaie" w:date="2025-11-17T15:10:00Z" w16du:dateUtc="2025-11-17T20:10:00Z">
                                <w:rPr>
                                  <w:rFonts w:ascii="Cambria Math" w:hAnsi="Cambria Math"/>
                                  <w:i/>
                                  <w:iCs/>
                                </w:rPr>
                              </w:ins>
                            </m:ctrlPr>
                          </m:fPr>
                          <m:num>
                            <m:sSub>
                              <m:sSubPr>
                                <m:ctrlPr>
                                  <w:ins w:id="27" w:author="Parastu Kasaie" w:date="2025-11-17T15:10:00Z" w16du:dateUtc="2025-11-17T20:10:00Z">
                                    <w:rPr>
                                      <w:rFonts w:ascii="Cambria Math" w:hAnsi="Cambria Math"/>
                                      <w:i/>
                                      <w:iCs/>
                                    </w:rPr>
                                  </w:ins>
                                </m:ctrlPr>
                              </m:sSubPr>
                              <m:e>
                                <m:r>
                                  <w:rPr>
                                    <w:rFonts w:ascii="Cambria Math" w:hAnsi="Cambria Math"/>
                                  </w:rPr>
                                  <m:t>σ</m:t>
                                </m:r>
                              </m:e>
                              <m:sub>
                                <m:r>
                                  <w:rPr>
                                    <w:rFonts w:ascii="Cambria Math" w:hAnsi="Cambria Math"/>
                                  </w:rPr>
                                  <m:t>A</m:t>
                                </m:r>
                              </m:sub>
                            </m:sSub>
                          </m:num>
                          <m:den>
                            <m:r>
                              <w:rPr>
                                <w:rFonts w:ascii="Cambria Math" w:hAnsi="Cambria Math"/>
                              </w:rPr>
                              <m:t>A</m:t>
                            </m:r>
                          </m:den>
                        </m:f>
                        <m:r>
                          <w:rPr>
                            <w:rFonts w:ascii="Cambria Math" w:hAnsi="Cambria Math"/>
                          </w:rPr>
                          <m:t>)</m:t>
                        </m:r>
                      </m:e>
                      <m:sup>
                        <m:r>
                          <w:rPr>
                            <w:rFonts w:ascii="Cambria Math" w:hAnsi="Cambria Math"/>
                          </w:rPr>
                          <m:t>2</m:t>
                        </m:r>
                      </m:sup>
                    </m:sSup>
                    <m:r>
                      <w:rPr>
                        <w:rFonts w:ascii="Cambria Math" w:hAnsi="Cambria Math"/>
                      </w:rPr>
                      <m:t>+</m:t>
                    </m:r>
                    <m:sSup>
                      <m:sSupPr>
                        <m:ctrlPr>
                          <w:ins w:id="28" w:author="Parastu Kasaie" w:date="2025-11-17T15:10:00Z" w16du:dateUtc="2025-11-17T20:10:00Z">
                            <w:rPr>
                              <w:rFonts w:ascii="Cambria Math" w:hAnsi="Cambria Math"/>
                              <w:i/>
                              <w:iCs/>
                            </w:rPr>
                          </w:ins>
                        </m:ctrlPr>
                      </m:sSupPr>
                      <m:e>
                        <m:r>
                          <w:rPr>
                            <w:rFonts w:ascii="Cambria Math" w:hAnsi="Cambria Math"/>
                          </w:rPr>
                          <m:t>(</m:t>
                        </m:r>
                        <m:f>
                          <m:fPr>
                            <m:ctrlPr>
                              <w:ins w:id="29" w:author="Parastu Kasaie" w:date="2025-11-17T15:10:00Z" w16du:dateUtc="2025-11-17T20:10:00Z">
                                <w:rPr>
                                  <w:rFonts w:ascii="Cambria Math" w:hAnsi="Cambria Math"/>
                                  <w:i/>
                                  <w:iCs/>
                                </w:rPr>
                              </w:ins>
                            </m:ctrlPr>
                          </m:fPr>
                          <m:num>
                            <m:sSub>
                              <m:sSubPr>
                                <m:ctrlPr>
                                  <w:ins w:id="30" w:author="Parastu Kasaie" w:date="2025-11-17T15:10:00Z" w16du:dateUtc="2025-11-17T20:10:00Z">
                                    <w:rPr>
                                      <w:rFonts w:ascii="Cambria Math" w:hAnsi="Cambria Math"/>
                                      <w:i/>
                                      <w:iCs/>
                                    </w:rPr>
                                  </w:ins>
                                </m:ctrlPr>
                              </m:sSubPr>
                              <m:e>
                                <m:r>
                                  <w:rPr>
                                    <w:rFonts w:ascii="Cambria Math" w:hAnsi="Cambria Math"/>
                                  </w:rPr>
                                  <m:t>σ</m:t>
                                </m:r>
                              </m:e>
                              <m:sub>
                                <m:r>
                                  <w:rPr>
                                    <w:rFonts w:ascii="Cambria Math" w:hAnsi="Cambria Math"/>
                                  </w:rPr>
                                  <m:t>B</m:t>
                                </m:r>
                              </m:sub>
                            </m:sSub>
                          </m:num>
                          <m:den>
                            <m:r>
                              <w:rPr>
                                <w:rFonts w:ascii="Cambria Math" w:hAnsi="Cambria Math"/>
                              </w:rPr>
                              <m:t>B</m:t>
                            </m:r>
                          </m:den>
                        </m:f>
                        <m:r>
                          <w:rPr>
                            <w:rFonts w:ascii="Cambria Math" w:hAnsi="Cambria Math"/>
                          </w:rPr>
                          <m:t>)</m:t>
                        </m:r>
                      </m:e>
                      <m:sup>
                        <m:r>
                          <w:rPr>
                            <w:rFonts w:ascii="Cambria Math" w:hAnsi="Cambria Math"/>
                          </w:rPr>
                          <m:t>2</m:t>
                        </m:r>
                      </m:sup>
                    </m:sSup>
                  </m:e>
                </m:rad>
                <m:r>
                  <w:br/>
                </m:r>
              </m:oMath>
              <m:oMath>
                <m:r>
                  <w:rPr>
                    <w:rFonts w:ascii="Cambria Math" w:hAnsi="Cambria Math"/>
                  </w:rPr>
                  <m:t>⇒</m:t>
                </m:r>
                <m:f>
                  <m:fPr>
                    <m:ctrlPr>
                      <w:ins w:id="31" w:author="Parastu Kasaie" w:date="2025-11-17T15:10:00Z" w16du:dateUtc="2025-11-17T20:10:00Z">
                        <w:rPr>
                          <w:rFonts w:ascii="Cambria Math" w:hAnsi="Cambria Math"/>
                          <w:i/>
                          <w:iCs/>
                        </w:rPr>
                      </w:ins>
                    </m:ctrlPr>
                  </m:fPr>
                  <m:num>
                    <m:sSub>
                      <m:sSubPr>
                        <m:ctrlPr>
                          <w:ins w:id="32" w:author="Parastu Kasaie" w:date="2025-11-17T15:10:00Z" w16du:dateUtc="2025-11-17T20:10:00Z">
                            <w:rPr>
                              <w:rFonts w:ascii="Cambria Math" w:hAnsi="Cambria Math"/>
                              <w:i/>
                              <w:iCs/>
                            </w:rPr>
                          </w:ins>
                        </m:ctrlPr>
                      </m:sSubPr>
                      <m:e>
                        <m:r>
                          <w:rPr>
                            <w:rFonts w:ascii="Cambria Math" w:hAnsi="Cambria Math"/>
                          </w:rPr>
                          <m:t>σ</m:t>
                        </m:r>
                      </m:e>
                      <m:sub>
                        <m:r>
                          <w:rPr>
                            <w:rFonts w:ascii="Cambria Math" w:hAnsi="Cambria Math"/>
                          </w:rPr>
                          <m:t>Y</m:t>
                        </m:r>
                      </m:sub>
                    </m:sSub>
                  </m:num>
                  <m:den>
                    <m:r>
                      <w:rPr>
                        <w:rFonts w:ascii="Cambria Math" w:hAnsi="Cambria Math"/>
                      </w:rPr>
                      <m:t>Y</m:t>
                    </m:r>
                  </m:den>
                </m:f>
                <m:r>
                  <w:rPr>
                    <w:rFonts w:ascii="Cambria Math" w:hAnsi="Cambria Math"/>
                  </w:rPr>
                  <m:t>=</m:t>
                </m:r>
                <m:rad>
                  <m:radPr>
                    <m:degHide m:val="1"/>
                    <m:ctrlPr>
                      <w:ins w:id="33" w:author="Parastu Kasaie" w:date="2025-11-17T15:10:00Z" w16du:dateUtc="2025-11-17T20:10:00Z">
                        <w:rPr>
                          <w:rFonts w:ascii="Cambria Math" w:hAnsi="Cambria Math"/>
                          <w:i/>
                          <w:iCs/>
                        </w:rPr>
                      </w:ins>
                    </m:ctrlPr>
                  </m:radPr>
                  <m:deg/>
                  <m:e>
                    <m:r>
                      <w:rPr>
                        <w:rFonts w:ascii="Cambria Math" w:hAnsi="Cambria Math"/>
                      </w:rPr>
                      <m:t>(0.10</m:t>
                    </m:r>
                    <m:sSup>
                      <m:sSupPr>
                        <m:ctrlPr>
                          <w:ins w:id="34" w:author="Parastu Kasaie" w:date="2025-11-17T15:10:00Z" w16du:dateUtc="2025-11-17T20:10:00Z">
                            <w:rPr>
                              <w:rFonts w:ascii="Cambria Math" w:hAnsi="Cambria Math"/>
                              <w:i/>
                              <w:iCs/>
                            </w:rPr>
                          </w:ins>
                        </m:ctrlPr>
                      </m:sSupPr>
                      <m:e>
                        <m:r>
                          <w:rPr>
                            <w:rFonts w:ascii="Cambria Math" w:hAnsi="Cambria Math"/>
                          </w:rPr>
                          <m:t>)</m:t>
                        </m:r>
                      </m:e>
                      <m:sup>
                        <m:r>
                          <w:rPr>
                            <w:rFonts w:ascii="Cambria Math" w:hAnsi="Cambria Math"/>
                          </w:rPr>
                          <m:t>2</m:t>
                        </m:r>
                      </m:sup>
                    </m:sSup>
                    <m:r>
                      <w:rPr>
                        <w:rFonts w:ascii="Cambria Math" w:hAnsi="Cambria Math"/>
                      </w:rPr>
                      <m:t>+(0.20</m:t>
                    </m:r>
                    <m:sSup>
                      <m:sSupPr>
                        <m:ctrlPr>
                          <w:ins w:id="35" w:author="Parastu Kasaie" w:date="2025-11-17T15:10:00Z" w16du:dateUtc="2025-11-17T20:10:00Z">
                            <w:rPr>
                              <w:rFonts w:ascii="Cambria Math" w:hAnsi="Cambria Math"/>
                              <w:i/>
                              <w:iCs/>
                            </w:rPr>
                          </w:ins>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ins w:id="36" w:author="Parastu Kasaie" w:date="2025-11-17T15:10:00Z" w16du:dateUtc="2025-11-17T20:10:00Z">
                        <w:rPr>
                          <w:rFonts w:ascii="Cambria Math" w:hAnsi="Cambria Math"/>
                          <w:i/>
                          <w:iCs/>
                        </w:rPr>
                      </w:ins>
                    </m:ctrlPr>
                  </m:radPr>
                  <m:deg/>
                  <m:e>
                    <m:r>
                      <w:rPr>
                        <w:rFonts w:ascii="Cambria Math" w:hAnsi="Cambria Math"/>
                      </w:rPr>
                      <m:t>0.05</m:t>
                    </m:r>
                  </m:e>
                </m:rad>
                <m:r>
                  <w:rPr>
                    <w:rFonts w:ascii="Cambria Math" w:hAnsi="Cambria Math"/>
                  </w:rPr>
                  <m:t>=22.4%</m:t>
                </m:r>
                <m:r>
                  <w:br/>
                </m:r>
              </m:oMath>
            </m:oMathPara>
          </w:p>
          <w:p w14:paraId="7B5A946A" w14:textId="77777777" w:rsidR="00BF600D" w:rsidRPr="008A657F" w:rsidRDefault="00BF600D" w:rsidP="00E067D5">
            <w:pPr>
              <w:rPr>
                <w:i/>
                <w:iCs/>
              </w:rPr>
            </w:pPr>
            <w:proofErr w:type="gramStart"/>
            <w:r w:rsidRPr="008A657F">
              <w:rPr>
                <w:i/>
                <w:iCs/>
              </w:rPr>
              <w:t>So</w:t>
            </w:r>
            <w:proofErr w:type="gramEnd"/>
            <w:r w:rsidRPr="008A657F">
              <w:rPr>
                <w:i/>
                <w:iCs/>
              </w:rPr>
              <w:t xml:space="preserve"> the predicted number of cases (100 × 0.05 = 5) would have an uncertainty of:</w:t>
            </w:r>
          </w:p>
          <w:p w14:paraId="5CFC8DE8" w14:textId="77777777" w:rsidR="00BF600D" w:rsidRPr="008A657F" w:rsidRDefault="00BF600D" w:rsidP="00E067D5">
            <w:pPr>
              <w:rPr>
                <w:i/>
                <w:iCs/>
              </w:rPr>
            </w:pPr>
            <m:oMathPara>
              <m:oMath>
                <m:r>
                  <w:rPr>
                    <w:rFonts w:ascii="Cambria Math" w:hAnsi="Cambria Math"/>
                  </w:rPr>
                  <m:t>Y=5±1.1</m:t>
                </m:r>
                <m:r>
                  <m:rPr>
                    <m:nor/>
                  </m:rPr>
                  <w:rPr>
                    <w:i/>
                    <w:iCs/>
                  </w:rPr>
                  <m:t xml:space="preserve"> cases</m:t>
                </m:r>
                <m:r>
                  <w:br/>
                </m:r>
              </m:oMath>
            </m:oMathPara>
          </w:p>
          <w:p w14:paraId="5FDCF098" w14:textId="77777777" w:rsidR="00BF600D" w:rsidRPr="00611B24" w:rsidRDefault="00BF600D" w:rsidP="00E067D5">
            <w:r w:rsidRPr="008A657F">
              <w:rPr>
                <w:i/>
                <w:iCs/>
              </w:rPr>
              <w:t xml:space="preserve">This tells </w:t>
            </w:r>
            <w:r w:rsidRPr="00AF5C40">
              <w:rPr>
                <w:i/>
                <w:iCs/>
              </w:rPr>
              <w:t>us</w:t>
            </w:r>
            <w:r w:rsidRPr="008A657F">
              <w:rPr>
                <w:i/>
                <w:iCs/>
              </w:rPr>
              <w:t xml:space="preserve"> that both input uncertainties contribute to the output uncertainty, even </w:t>
            </w:r>
            <w:r w:rsidRPr="00AF5C40">
              <w:rPr>
                <w:i/>
                <w:iCs/>
              </w:rPr>
              <w:t xml:space="preserve">though we </w:t>
            </w:r>
            <w:r w:rsidRPr="008A657F">
              <w:rPr>
                <w:i/>
                <w:iCs/>
              </w:rPr>
              <w:t>may not have direct “measurement error” in </w:t>
            </w:r>
            <m:oMath>
              <m:r>
                <w:rPr>
                  <w:rFonts w:ascii="Cambria Math" w:hAnsi="Cambria Math"/>
                </w:rPr>
                <m:t>Y</m:t>
              </m:r>
            </m:oMath>
            <w:r w:rsidRPr="008A657F">
              <w:rPr>
                <w:i/>
                <w:iCs/>
              </w:rPr>
              <w:t> itsel</w:t>
            </w:r>
            <w:r w:rsidRPr="00AF5C40">
              <w:rPr>
                <w:i/>
                <w:iCs/>
              </w:rPr>
              <w:t xml:space="preserve">f. </w:t>
            </w:r>
          </w:p>
        </w:tc>
      </w:tr>
    </w:tbl>
    <w:p w14:paraId="35B0FA0A" w14:textId="77777777" w:rsidR="00BF600D" w:rsidRDefault="00BF600D" w:rsidP="00BF600D">
      <w:pPr>
        <w:rPr>
          <w:b/>
          <w:bCs/>
        </w:rPr>
      </w:pPr>
    </w:p>
    <w:p w14:paraId="61752C25" w14:textId="77777777" w:rsidR="00BF600D" w:rsidRDefault="00BF600D" w:rsidP="00BF600D">
      <w:r w:rsidRPr="00CA3405">
        <w:t xml:space="preserve">In conclusion, the decision to accept or reject a model based on its prediction accuracy is not solely determined by </w:t>
      </w:r>
      <w:r>
        <w:t>the mean behavior but</w:t>
      </w:r>
      <w:r w:rsidRPr="00CA3405">
        <w:t xml:space="preserve"> must also consider the </w:t>
      </w:r>
      <w:r w:rsidRPr="00F619D3">
        <w:t>uncertainty</w:t>
      </w:r>
      <w:r w:rsidRPr="00CA3405">
        <w:t> in the observed data</w:t>
      </w:r>
      <w:r>
        <w:t xml:space="preserve"> and model projections</w:t>
      </w:r>
      <w:r w:rsidRPr="00CA3405">
        <w:t xml:space="preserve">. </w:t>
      </w:r>
      <w:r>
        <w:t xml:space="preserve">These examples </w:t>
      </w:r>
      <w:r w:rsidRPr="00CA3405">
        <w:t xml:space="preserve">prompt </w:t>
      </w:r>
      <w:r>
        <w:t xml:space="preserve">some key </w:t>
      </w:r>
      <w:r w:rsidRPr="00CA3405">
        <w:t>question</w:t>
      </w:r>
      <w:r>
        <w:t>s about calibration that we aim to discuss in the following sections:</w:t>
      </w:r>
    </w:p>
    <w:p w14:paraId="672B7176" w14:textId="77777777" w:rsidR="00BF600D" w:rsidRPr="00CE540A" w:rsidRDefault="00BF600D" w:rsidP="00BF600D">
      <w:pPr>
        <w:pStyle w:val="ListParagraph"/>
        <w:numPr>
          <w:ilvl w:val="0"/>
          <w:numId w:val="57"/>
        </w:numPr>
      </w:pPr>
      <w:r w:rsidRPr="00CE540A">
        <w:t xml:space="preserve">What metrics should be used to assess the model’s fit to observed data?  </w:t>
      </w:r>
    </w:p>
    <w:p w14:paraId="08ACBCE6" w14:textId="77777777" w:rsidR="00BF600D" w:rsidRPr="00CE540A" w:rsidRDefault="00BF600D" w:rsidP="00BF600D">
      <w:pPr>
        <w:pStyle w:val="ListParagraph"/>
        <w:numPr>
          <w:ilvl w:val="0"/>
          <w:numId w:val="57"/>
        </w:numPr>
      </w:pPr>
      <w:r w:rsidRPr="00CE540A">
        <w:t>How should uncertainty in observed data (e.g., due to measurement error or reporting biases) be quantified and incorporated into calibration?</w:t>
      </w:r>
    </w:p>
    <w:p w14:paraId="65D76EC9" w14:textId="77777777" w:rsidR="00BF600D" w:rsidRPr="00CE540A" w:rsidRDefault="00BF600D" w:rsidP="00BF600D">
      <w:pPr>
        <w:pStyle w:val="ListParagraph"/>
        <w:numPr>
          <w:ilvl w:val="0"/>
          <w:numId w:val="57"/>
        </w:numPr>
      </w:pPr>
      <w:r w:rsidRPr="00CE540A">
        <w:t>How can model uncertainty (e.g., structural assumptions, parameter uncertainty) be accounted for in assessing model fit?</w:t>
      </w:r>
    </w:p>
    <w:p w14:paraId="14C20DCF" w14:textId="77777777" w:rsidR="00BF600D" w:rsidRPr="00CE540A" w:rsidRDefault="00BF600D" w:rsidP="00BF600D">
      <w:pPr>
        <w:pStyle w:val="ListParagraph"/>
        <w:numPr>
          <w:ilvl w:val="0"/>
          <w:numId w:val="57"/>
        </w:numPr>
      </w:pPr>
      <w:r w:rsidRPr="00CE540A">
        <w:t>What threshold or criteria define an “acceptable” fit given the level of uncertainty?</w:t>
      </w:r>
    </w:p>
    <w:p w14:paraId="73986A2E" w14:textId="77777777" w:rsidR="00BF600D" w:rsidRPr="00CE540A" w:rsidRDefault="00BF600D" w:rsidP="00BF600D">
      <w:pPr>
        <w:pStyle w:val="ListParagraph"/>
        <w:numPr>
          <w:ilvl w:val="0"/>
          <w:numId w:val="57"/>
        </w:numPr>
      </w:pPr>
      <w:r w:rsidRPr="00CE540A">
        <w:lastRenderedPageBreak/>
        <w:t>Should all data points be weighted equally during calibration, or should some carry more weight based on reliability or relevance?</w:t>
      </w:r>
    </w:p>
    <w:p w14:paraId="392E5874" w14:textId="77777777" w:rsidR="00BF600D" w:rsidRPr="00CE540A" w:rsidRDefault="00BF600D" w:rsidP="00BF600D">
      <w:pPr>
        <w:pStyle w:val="ListParagraph"/>
        <w:numPr>
          <w:ilvl w:val="0"/>
          <w:numId w:val="57"/>
        </w:numPr>
      </w:pPr>
      <w:r w:rsidRPr="00CE540A">
        <w:t xml:space="preserve">How can we distinguish between model misspecification and data noise when fit is poor? </w:t>
      </w:r>
    </w:p>
    <w:p w14:paraId="420429CA" w14:textId="77777777" w:rsidR="00BF600D" w:rsidRPr="00CE540A" w:rsidRDefault="00BF600D" w:rsidP="00BF600D">
      <w:pPr>
        <w:pStyle w:val="ListParagraph"/>
        <w:numPr>
          <w:ilvl w:val="0"/>
          <w:numId w:val="57"/>
        </w:numPr>
      </w:pPr>
      <w:r w:rsidRPr="00CE540A">
        <w:t xml:space="preserve">What role does expert judgment play in interpreting calibration results under uncertainty? </w:t>
      </w:r>
    </w:p>
    <w:p w14:paraId="34C40772" w14:textId="77777777" w:rsidR="00BF600D" w:rsidRPr="00CE540A" w:rsidRDefault="00BF600D" w:rsidP="00BF600D">
      <w:pPr>
        <w:pStyle w:val="ListParagraph"/>
        <w:numPr>
          <w:ilvl w:val="0"/>
          <w:numId w:val="57"/>
        </w:numPr>
      </w:pPr>
      <w:r w:rsidRPr="00CE540A">
        <w:t>How sensitive are calibration outcomes to assumptions about data quality or error distribution?</w:t>
      </w:r>
    </w:p>
    <w:p w14:paraId="5F5E6AD1" w14:textId="77777777" w:rsidR="00BF600D" w:rsidRPr="00CE540A" w:rsidRDefault="00BF600D" w:rsidP="00BF600D">
      <w:pPr>
        <w:pStyle w:val="ListParagraph"/>
        <w:numPr>
          <w:ilvl w:val="0"/>
          <w:numId w:val="57"/>
        </w:numPr>
      </w:pPr>
      <w:r w:rsidRPr="00CE540A">
        <w:t>What tools or frameworks (e.g., Bayesian calibration, probabilistic sensitivity analysis) are appropriate for incorporating uncertainty in calibration?</w:t>
      </w:r>
    </w:p>
    <w:p w14:paraId="4434BBED" w14:textId="77777777" w:rsidR="00BF600D" w:rsidRDefault="00BF600D" w:rsidP="00BF600D">
      <w:pPr>
        <w:rPr>
          <w:color w:val="000000"/>
        </w:rPr>
      </w:pPr>
    </w:p>
    <w:p w14:paraId="361A516F" w14:textId="77777777" w:rsidR="00BF600D" w:rsidRDefault="00BF600D" w:rsidP="00BF600D">
      <w:pPr>
        <w:rPr>
          <w:color w:val="000000"/>
        </w:rPr>
      </w:pPr>
    </w:p>
    <w:p w14:paraId="2AB2DD1A" w14:textId="25FFD7CF" w:rsidR="00BF600D" w:rsidRDefault="00BF600D" w:rsidP="00522952">
      <w:pPr>
        <w:pStyle w:val="Heading2"/>
      </w:pPr>
      <w:r>
        <w:t xml:space="preserve">A </w:t>
      </w:r>
      <w:r w:rsidRPr="00646F5A">
        <w:t xml:space="preserve">Likelihood </w:t>
      </w:r>
      <w:r>
        <w:t xml:space="preserve">Based Inference </w:t>
      </w:r>
      <w:r w:rsidR="00522952">
        <w:t>framework</w:t>
      </w:r>
    </w:p>
    <w:p w14:paraId="047428C7" w14:textId="2D00E2B4" w:rsidR="00BF600D" w:rsidRPr="00522952" w:rsidRDefault="00BF600D" w:rsidP="00522952">
      <w:r>
        <w:t xml:space="preserve">In the context of model </w:t>
      </w:r>
      <w:r w:rsidRPr="00CB3307">
        <w:t>calibration, a likelihood-based inference approach involves adjusting the model parameters</w:t>
      </w:r>
      <w:r w:rsidR="00522952">
        <w:t xml:space="preserve"> </w:t>
      </w:r>
      <m:oMath>
        <m:r>
          <w:rPr>
            <w:rFonts w:ascii="Cambria Math" w:hAnsi="Cambria Math"/>
          </w:rPr>
          <m:t>θ</m:t>
        </m:r>
      </m:oMath>
      <w:r w:rsidRPr="00CB3307">
        <w:t xml:space="preserve"> to maximize the likelihood function, which</w:t>
      </w:r>
      <w:r w:rsidRPr="004306C2">
        <w:t xml:space="preserve"> measures how well the model explains the observed</w:t>
      </w:r>
      <w:r w:rsidR="00522952">
        <w:t>:</w:t>
      </w:r>
    </w:p>
    <w:p w14:paraId="774D1D93" w14:textId="77777777" w:rsidR="00BF600D" w:rsidRPr="008E496D" w:rsidRDefault="00BF600D" w:rsidP="00BF600D">
      <w:pPr>
        <w:jc w:val="center"/>
        <w:rPr>
          <w:color w:val="000000"/>
        </w:rPr>
      </w:pPr>
    </w:p>
    <w:p w14:paraId="647494F3" w14:textId="77777777" w:rsidR="00BF600D" w:rsidRPr="00522952" w:rsidRDefault="00BF600D" w:rsidP="00BF600D">
      <w:pPr>
        <w:jc w:val="center"/>
        <w:rPr>
          <w:color w:val="000000"/>
        </w:rPr>
      </w:pPr>
      <m:oMathPara>
        <m:oMath>
          <m:r>
            <m:rPr>
              <m:sty m:val="p"/>
            </m:rPr>
            <w:rPr>
              <w:rFonts w:ascii="Cambria Math" w:hAnsi="Cambria Math"/>
              <w:color w:val="000000"/>
            </w:rPr>
            <m:t>L</m:t>
          </m:r>
          <m:d>
            <m:dPr>
              <m:sepChr m:val="∣"/>
              <m:ctrlPr>
                <w:ins w:id="37" w:author="Parastu Kasaie" w:date="2025-11-17T15:10:00Z" w16du:dateUtc="2025-11-17T20:10:00Z">
                  <w:rPr>
                    <w:rFonts w:ascii="Cambria Math" w:hAnsi="Cambria Math"/>
                    <w:color w:val="000000"/>
                  </w:rPr>
                </w:ins>
              </m:ctrlPr>
            </m:dPr>
            <m:e>
              <m:r>
                <m:rPr>
                  <m:sty m:val="p"/>
                </m:rPr>
                <w:rPr>
                  <w:rFonts w:ascii="Cambria Math" w:hAnsi="Cambria Math"/>
                  <w:color w:val="000000"/>
                </w:rPr>
                <m:t>θ</m:t>
              </m:r>
              <m:ctrlPr>
                <w:ins w:id="38" w:author="Parastu Kasaie" w:date="2025-11-17T15:10:00Z" w16du:dateUtc="2025-11-17T20:10:00Z">
                  <w:rPr>
                    <w:rFonts w:ascii="Cambria Math" w:hAnsi="Cambria Math" w:cs="Cambria Math"/>
                    <w:color w:val="000000"/>
                  </w:rPr>
                </w:ins>
              </m:ctrlPr>
            </m:e>
            <m:e>
              <m:sSub>
                <m:sSubPr>
                  <m:ctrlPr>
                    <w:ins w:id="39"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e>
          </m:d>
          <m:r>
            <m:rPr>
              <m:sty m:val="p"/>
            </m:rPr>
            <w:rPr>
              <w:rFonts w:ascii="Cambria Math" w:hAnsi="Cambria Math"/>
              <w:color w:val="000000"/>
            </w:rPr>
            <m:t>=P</m:t>
          </m:r>
          <m:d>
            <m:dPr>
              <m:sepChr m:val="∣"/>
              <m:ctrlPr>
                <w:ins w:id="40" w:author="Parastu Kasaie" w:date="2025-11-17T15:10:00Z" w16du:dateUtc="2025-11-17T20:10:00Z">
                  <w:rPr>
                    <w:rFonts w:ascii="Cambria Math" w:hAnsi="Cambria Math"/>
                    <w:color w:val="000000"/>
                  </w:rPr>
                </w:ins>
              </m:ctrlPr>
            </m:dPr>
            <m:e>
              <m:sSub>
                <m:sSubPr>
                  <m:ctrlPr>
                    <w:ins w:id="41"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ctrlPr>
                <w:ins w:id="42" w:author="Parastu Kasaie" w:date="2025-11-17T15:10:00Z" w16du:dateUtc="2025-11-17T20:10:00Z">
                  <w:rPr>
                    <w:rFonts w:ascii="Cambria Math" w:hAnsi="Cambria Math" w:cs="Cambria Math"/>
                    <w:color w:val="000000"/>
                  </w:rPr>
                </w:ins>
              </m:ctrlPr>
            </m:e>
            <m:e>
              <m:r>
                <m:rPr>
                  <m:sty m:val="p"/>
                </m:rPr>
                <w:rPr>
                  <w:rFonts w:ascii="Cambria Math" w:hAnsi="Cambria Math"/>
                  <w:color w:val="000000"/>
                </w:rPr>
                <m:t>θ</m:t>
              </m:r>
            </m:e>
          </m:d>
        </m:oMath>
      </m:oMathPara>
    </w:p>
    <w:p w14:paraId="6783148D" w14:textId="1B43646C" w:rsidR="00BF600D" w:rsidRPr="008E496D" w:rsidRDefault="00522952" w:rsidP="00522952">
      <w:pPr>
        <w:rPr>
          <w:color w:val="000000"/>
        </w:rPr>
      </w:pPr>
      <w:r w:rsidRPr="00522952">
        <w:rPr>
          <w:color w:val="000000"/>
        </w:rPr>
        <w:t>The maximum likelihood estimate (MLE) is:</w:t>
      </w:r>
    </w:p>
    <w:p w14:paraId="2AB8631B" w14:textId="77777777" w:rsidR="00BF600D" w:rsidRDefault="00000000" w:rsidP="00BF600D">
      <w:pPr>
        <w:jc w:val="center"/>
        <w:rPr>
          <w:color w:val="000000"/>
        </w:rPr>
      </w:pPr>
      <m:oMath>
        <m:acc>
          <m:accPr>
            <m:ctrlPr>
              <w:ins w:id="43" w:author="Parastu Kasaie" w:date="2025-11-17T15:10:00Z" w16du:dateUtc="2025-11-17T20:10:00Z">
                <w:rPr>
                  <w:rFonts w:ascii="Cambria Math" w:hAnsi="Cambria Math"/>
                  <w:color w:val="000000"/>
                </w:rPr>
              </w:ins>
            </m:ctrlPr>
          </m:accPr>
          <m:e>
            <m:r>
              <m:rPr>
                <m:sty m:val="p"/>
              </m:rPr>
              <w:rPr>
                <w:rFonts w:ascii="Cambria Math" w:hAnsi="Cambria Math"/>
                <w:color w:val="000000"/>
              </w:rPr>
              <m:t>θ</m:t>
            </m:r>
          </m:e>
        </m:acc>
        <m:r>
          <w:rPr>
            <w:rFonts w:ascii="Cambria Math" w:hAnsi="Cambria Math"/>
            <w:color w:val="000000"/>
          </w:rPr>
          <m:t>=</m:t>
        </m:r>
        <m:func>
          <m:funcPr>
            <m:ctrlPr>
              <w:ins w:id="44" w:author="Parastu Kasaie" w:date="2025-11-17T15:10:00Z" w16du:dateUtc="2025-11-17T20:10:00Z">
                <w:rPr>
                  <w:rFonts w:ascii="Cambria Math" w:hAnsi="Cambria Math"/>
                  <w:i/>
                  <w:color w:val="000000"/>
                </w:rPr>
              </w:ins>
            </m:ctrlPr>
          </m:funcPr>
          <m:fName>
            <m:r>
              <m:rPr>
                <m:sty m:val="p"/>
              </m:rPr>
              <w:rPr>
                <w:rFonts w:ascii="Cambria Math" w:hAnsi="Cambria Math"/>
                <w:color w:val="000000"/>
              </w:rPr>
              <m:t>arg</m:t>
            </m:r>
          </m:fName>
          <m:e>
            <m:func>
              <m:funcPr>
                <m:ctrlPr>
                  <w:ins w:id="45" w:author="Parastu Kasaie" w:date="2025-11-17T15:10:00Z" w16du:dateUtc="2025-11-17T20:10:00Z">
                    <w:rPr>
                      <w:rFonts w:ascii="Cambria Math" w:hAnsi="Cambria Math"/>
                      <w:i/>
                      <w:color w:val="000000"/>
                    </w:rPr>
                  </w:ins>
                </m:ctrlPr>
              </m:funcPr>
              <m:fName>
                <m:sSub>
                  <m:sSubPr>
                    <m:ctrlPr>
                      <w:ins w:id="46" w:author="Parastu Kasaie" w:date="2025-11-17T15:10:00Z" w16du:dateUtc="2025-11-17T20:10:00Z">
                        <w:rPr>
                          <w:rFonts w:ascii="Cambria Math" w:hAnsi="Cambria Math"/>
                          <w:color w:val="000000"/>
                        </w:rPr>
                      </w:ins>
                    </m:ctrlPr>
                  </m:sSubPr>
                  <m:e>
                    <m:r>
                      <m:rPr>
                        <m:sty m:val="p"/>
                      </m:rPr>
                      <w:rPr>
                        <w:rFonts w:ascii="Cambria Math" w:hAnsi="Cambria Math"/>
                        <w:color w:val="000000"/>
                      </w:rPr>
                      <m:t>max</m:t>
                    </m:r>
                  </m:e>
                  <m:sub>
                    <m:r>
                      <m:rPr>
                        <m:sty m:val="p"/>
                      </m:rPr>
                      <w:rPr>
                        <w:rFonts w:ascii="Cambria Math" w:hAnsi="Cambria Math"/>
                        <w:color w:val="000000"/>
                      </w:rPr>
                      <m:t>θ</m:t>
                    </m:r>
                  </m:sub>
                </m:sSub>
              </m:fName>
              <m:e>
                <m:r>
                  <w:rPr>
                    <w:rFonts w:ascii="Cambria Math" w:hAnsi="Cambria Math"/>
                    <w:color w:val="000000"/>
                  </w:rPr>
                  <m:t>L</m:t>
                </m:r>
              </m:e>
            </m:func>
          </m:e>
        </m:func>
        <m:d>
          <m:dPr>
            <m:sepChr m:val="∣"/>
            <m:ctrlPr>
              <w:ins w:id="47" w:author="Parastu Kasaie" w:date="2025-11-17T15:10:00Z" w16du:dateUtc="2025-11-17T20:10:00Z">
                <w:rPr>
                  <w:rFonts w:ascii="Cambria Math" w:hAnsi="Cambria Math"/>
                  <w:color w:val="000000"/>
                </w:rPr>
              </w:ins>
            </m:ctrlPr>
          </m:dPr>
          <m:e>
            <m:r>
              <m:rPr>
                <m:sty m:val="p"/>
              </m:rPr>
              <w:rPr>
                <w:rFonts w:ascii="Cambria Math" w:hAnsi="Cambria Math"/>
                <w:color w:val="000000"/>
              </w:rPr>
              <m:t>θ</m:t>
            </m:r>
            <m:ctrlPr>
              <w:ins w:id="48" w:author="Parastu Kasaie" w:date="2025-11-17T15:10:00Z" w16du:dateUtc="2025-11-17T20:10:00Z">
                <w:rPr>
                  <w:rFonts w:ascii="Cambria Math" w:hAnsi="Cambria Math" w:cs="Cambria Math"/>
                  <w:color w:val="000000"/>
                </w:rPr>
              </w:ins>
            </m:ctrlPr>
          </m:e>
          <m:e>
            <m:sSub>
              <m:sSubPr>
                <m:ctrlPr>
                  <w:ins w:id="49"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e>
        </m:d>
        <m:r>
          <w:rPr>
            <w:rFonts w:ascii="Cambria Math" w:hAnsi="Cambria Math"/>
            <w:color w:val="000000"/>
          </w:rPr>
          <m:t xml:space="preserve"> </m:t>
        </m:r>
      </m:oMath>
      <w:r w:rsidR="00BF600D">
        <w:rPr>
          <w:color w:val="000000"/>
        </w:rPr>
        <w:t xml:space="preserve">=  </w:t>
      </w:r>
      <m:oMath>
        <m:func>
          <m:funcPr>
            <m:ctrlPr>
              <w:ins w:id="50" w:author="Parastu Kasaie" w:date="2025-11-17T15:10:00Z" w16du:dateUtc="2025-11-17T20:10:00Z">
                <w:rPr>
                  <w:rFonts w:ascii="Cambria Math" w:hAnsi="Cambria Math"/>
                  <w:i/>
                  <w:color w:val="000000"/>
                </w:rPr>
              </w:ins>
            </m:ctrlPr>
          </m:funcPr>
          <m:fName>
            <m:r>
              <m:rPr>
                <m:sty m:val="p"/>
              </m:rPr>
              <w:rPr>
                <w:rFonts w:ascii="Cambria Math" w:hAnsi="Cambria Math"/>
                <w:color w:val="000000"/>
              </w:rPr>
              <m:t>arg</m:t>
            </m:r>
          </m:fName>
          <m:e>
            <m:func>
              <m:funcPr>
                <m:ctrlPr>
                  <w:ins w:id="51" w:author="Parastu Kasaie" w:date="2025-11-17T15:10:00Z" w16du:dateUtc="2025-11-17T20:10:00Z">
                    <w:rPr>
                      <w:rFonts w:ascii="Cambria Math" w:hAnsi="Cambria Math"/>
                      <w:i/>
                      <w:color w:val="000000"/>
                    </w:rPr>
                  </w:ins>
                </m:ctrlPr>
              </m:funcPr>
              <m:fName>
                <m:sSub>
                  <m:sSubPr>
                    <m:ctrlPr>
                      <w:ins w:id="52" w:author="Parastu Kasaie" w:date="2025-11-17T15:10:00Z" w16du:dateUtc="2025-11-17T20:10:00Z">
                        <w:rPr>
                          <w:rFonts w:ascii="Cambria Math" w:hAnsi="Cambria Math"/>
                          <w:color w:val="000000"/>
                        </w:rPr>
                      </w:ins>
                    </m:ctrlPr>
                  </m:sSubPr>
                  <m:e>
                    <m:r>
                      <m:rPr>
                        <m:sty m:val="p"/>
                      </m:rPr>
                      <w:rPr>
                        <w:rFonts w:ascii="Cambria Math" w:hAnsi="Cambria Math"/>
                        <w:color w:val="000000"/>
                      </w:rPr>
                      <m:t>max</m:t>
                    </m:r>
                  </m:e>
                  <m:sub>
                    <m:r>
                      <m:rPr>
                        <m:sty m:val="p"/>
                      </m:rPr>
                      <w:rPr>
                        <w:rFonts w:ascii="Cambria Math" w:hAnsi="Cambria Math"/>
                        <w:color w:val="000000"/>
                      </w:rPr>
                      <m:t>θ</m:t>
                    </m:r>
                  </m:sub>
                </m:sSub>
              </m:fName>
              <m:e>
                <m:r>
                  <w:rPr>
                    <w:rFonts w:ascii="Cambria Math" w:hAnsi="Cambria Math"/>
                    <w:color w:val="000000"/>
                  </w:rPr>
                  <m:t>P</m:t>
                </m:r>
              </m:e>
            </m:func>
          </m:e>
        </m:func>
        <m:d>
          <m:dPr>
            <m:sepChr m:val="∣"/>
            <m:ctrlPr>
              <w:ins w:id="53" w:author="Parastu Kasaie" w:date="2025-11-17T15:10:00Z" w16du:dateUtc="2025-11-17T20:10:00Z">
                <w:rPr>
                  <w:rFonts w:ascii="Cambria Math" w:hAnsi="Cambria Math"/>
                  <w:color w:val="000000"/>
                </w:rPr>
              </w:ins>
            </m:ctrlPr>
          </m:dPr>
          <m:e>
            <m:sSub>
              <m:sSubPr>
                <m:ctrlPr>
                  <w:ins w:id="54"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ctrlPr>
              <w:ins w:id="55" w:author="Parastu Kasaie" w:date="2025-11-17T15:10:00Z" w16du:dateUtc="2025-11-17T20:10:00Z">
                <w:rPr>
                  <w:rFonts w:ascii="Cambria Math" w:hAnsi="Cambria Math" w:cs="Cambria Math"/>
                  <w:color w:val="000000"/>
                </w:rPr>
              </w:ins>
            </m:ctrlPr>
          </m:e>
          <m:e>
            <m:r>
              <m:rPr>
                <m:sty m:val="p"/>
              </m:rPr>
              <w:rPr>
                <w:rFonts w:ascii="Cambria Math" w:hAnsi="Cambria Math"/>
                <w:color w:val="000000"/>
              </w:rPr>
              <m:t>θ</m:t>
            </m:r>
          </m:e>
        </m:d>
      </m:oMath>
      <w:r w:rsidR="00BF600D" w:rsidRPr="00AE65AC">
        <w:rPr>
          <w:rFonts w:ascii="Cambria Math" w:hAnsi="Cambria Math"/>
          <w:i/>
          <w:color w:val="000000"/>
        </w:rPr>
        <w:br/>
      </w:r>
    </w:p>
    <w:p w14:paraId="7EBEBC46" w14:textId="77777777" w:rsidR="00BF600D" w:rsidRDefault="00BF600D" w:rsidP="00BF600D">
      <w:pPr>
        <w:rPr>
          <w:color w:val="000000"/>
        </w:rPr>
      </w:pPr>
      <w:r>
        <w:rPr>
          <w:color w:val="000000"/>
        </w:rPr>
        <w:t>w</w:t>
      </w:r>
      <w:r w:rsidRPr="00646F5A">
        <w:rPr>
          <w:color w:val="000000"/>
        </w:rPr>
        <w:t>here</w:t>
      </w:r>
      <w:r>
        <w:rPr>
          <w:color w:val="000000"/>
        </w:rPr>
        <w:t xml:space="preserve"> </w:t>
      </w:r>
      <m:oMath>
        <m:sSub>
          <m:sSubPr>
            <m:ctrlPr>
              <w:ins w:id="56"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r>
          <w:rPr>
            <w:rFonts w:ascii="Cambria Math" w:hAnsi="Cambria Math"/>
            <w:color w:val="000000"/>
          </w:rPr>
          <m:t xml:space="preserve"> </m:t>
        </m:r>
      </m:oMath>
      <w:r w:rsidRPr="009C44A0">
        <w:rPr>
          <w:color w:val="000000"/>
        </w:rPr>
        <w:t>represents the observed data (measure</w:t>
      </w:r>
      <w:r>
        <w:rPr>
          <w:color w:val="000000"/>
        </w:rPr>
        <w:t>d</w:t>
      </w:r>
      <w:r w:rsidRPr="009C44A0">
        <w:rPr>
          <w:color w:val="000000"/>
        </w:rPr>
        <w:t xml:space="preserve"> or collect</w:t>
      </w:r>
      <w:r>
        <w:rPr>
          <w:color w:val="000000"/>
        </w:rPr>
        <w:t>ed</w:t>
      </w:r>
      <w:r w:rsidRPr="009C44A0">
        <w:rPr>
          <w:color w:val="000000"/>
        </w:rPr>
        <w:t>)</w:t>
      </w:r>
      <w:r>
        <w:rPr>
          <w:color w:val="000000"/>
        </w:rPr>
        <w:t xml:space="preserve">, </w:t>
      </w:r>
      <w:r w:rsidRPr="009C44A0">
        <w:rPr>
          <w:color w:val="000000"/>
        </w:rPr>
        <w:t>θ </w:t>
      </w:r>
      <w:r>
        <w:rPr>
          <w:color w:val="000000"/>
        </w:rPr>
        <w:t xml:space="preserve">represents the </w:t>
      </w:r>
      <w:r w:rsidRPr="009C44A0">
        <w:rPr>
          <w:color w:val="000000"/>
        </w:rPr>
        <w:t xml:space="preserve">model parameters </w:t>
      </w:r>
      <w:r>
        <w:rPr>
          <w:color w:val="000000"/>
        </w:rPr>
        <w:t xml:space="preserve">of interest, </w:t>
      </w:r>
      <m:oMath>
        <m:r>
          <m:rPr>
            <m:sty m:val="p"/>
          </m:rPr>
          <w:rPr>
            <w:rFonts w:ascii="Cambria Math" w:hAnsi="Cambria Math"/>
            <w:color w:val="000000"/>
          </w:rPr>
          <m:t>P</m:t>
        </m:r>
        <m:d>
          <m:dPr>
            <m:sepChr m:val="∣"/>
            <m:ctrlPr>
              <w:ins w:id="57" w:author="Parastu Kasaie" w:date="2025-11-17T15:10:00Z" w16du:dateUtc="2025-11-17T20:10:00Z">
                <w:rPr>
                  <w:rFonts w:ascii="Cambria Math" w:hAnsi="Cambria Math"/>
                  <w:color w:val="000000"/>
                </w:rPr>
              </w:ins>
            </m:ctrlPr>
          </m:dPr>
          <m:e>
            <m:sSub>
              <m:sSubPr>
                <m:ctrlPr>
                  <w:ins w:id="58"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ctrlPr>
              <w:ins w:id="59" w:author="Parastu Kasaie" w:date="2025-11-17T15:10:00Z" w16du:dateUtc="2025-11-17T20:10:00Z">
                <w:rPr>
                  <w:rFonts w:ascii="Cambria Math" w:hAnsi="Cambria Math" w:cs="Cambria Math"/>
                  <w:color w:val="000000"/>
                </w:rPr>
              </w:ins>
            </m:ctrlPr>
          </m:e>
          <m:e>
            <m:r>
              <m:rPr>
                <m:sty m:val="p"/>
              </m:rPr>
              <w:rPr>
                <w:rFonts w:ascii="Cambria Math" w:hAnsi="Cambria Math"/>
                <w:color w:val="000000"/>
              </w:rPr>
              <m:t>θ</m:t>
            </m:r>
          </m:e>
        </m:d>
      </m:oMath>
      <w:r>
        <w:rPr>
          <w:color w:val="000000"/>
        </w:rPr>
        <w:t xml:space="preserve"> is the probability (for discrete data) or probability density (for continues data) of observing of observing </w:t>
      </w:r>
      <m:oMath>
        <m:sSub>
          <m:sSubPr>
            <m:ctrlPr>
              <w:ins w:id="60"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oMath>
      <w:r>
        <w:rPr>
          <w:color w:val="000000"/>
        </w:rPr>
        <w:t xml:space="preserve"> given  </w:t>
      </w:r>
      <m:oMath>
        <m:r>
          <m:rPr>
            <m:sty m:val="p"/>
          </m:rPr>
          <w:rPr>
            <w:rFonts w:ascii="Cambria Math" w:hAnsi="Cambria Math"/>
            <w:color w:val="000000"/>
          </w:rPr>
          <m:t>θ</m:t>
        </m:r>
      </m:oMath>
      <w:r>
        <w:rPr>
          <w:color w:val="000000"/>
        </w:rPr>
        <w:t xml:space="preserve">, </w:t>
      </w:r>
      <m:oMath>
        <m:r>
          <m:rPr>
            <m:sty m:val="p"/>
          </m:rPr>
          <w:rPr>
            <w:rFonts w:ascii="Cambria Math" w:hAnsi="Cambria Math"/>
            <w:color w:val="000000"/>
          </w:rPr>
          <m:t>L</m:t>
        </m:r>
        <m:d>
          <m:dPr>
            <m:sepChr m:val="∣"/>
            <m:ctrlPr>
              <w:ins w:id="61" w:author="Parastu Kasaie" w:date="2025-11-17T15:10:00Z" w16du:dateUtc="2025-11-17T20:10:00Z">
                <w:rPr>
                  <w:rFonts w:ascii="Cambria Math" w:hAnsi="Cambria Math"/>
                  <w:color w:val="000000"/>
                </w:rPr>
              </w:ins>
            </m:ctrlPr>
          </m:dPr>
          <m:e>
            <m:r>
              <m:rPr>
                <m:sty m:val="p"/>
              </m:rPr>
              <w:rPr>
                <w:rFonts w:ascii="Cambria Math" w:hAnsi="Cambria Math"/>
                <w:color w:val="000000"/>
              </w:rPr>
              <m:t>θ</m:t>
            </m:r>
            <m:ctrlPr>
              <w:ins w:id="62" w:author="Parastu Kasaie" w:date="2025-11-17T15:10:00Z" w16du:dateUtc="2025-11-17T20:10:00Z">
                <w:rPr>
                  <w:rFonts w:ascii="Cambria Math" w:hAnsi="Cambria Math" w:cs="Cambria Math"/>
                  <w:color w:val="000000"/>
                </w:rPr>
              </w:ins>
            </m:ctrlPr>
          </m:e>
          <m:e>
            <m:sSub>
              <m:sSubPr>
                <m:ctrlPr>
                  <w:ins w:id="63"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e>
        </m:d>
      </m:oMath>
      <w:r>
        <w:rPr>
          <w:color w:val="000000"/>
        </w:rPr>
        <w:t xml:space="preserve"> is the likelihood function and </w:t>
      </w:r>
      <m:oMath>
        <m:acc>
          <m:accPr>
            <m:ctrlPr>
              <w:ins w:id="64" w:author="Parastu Kasaie" w:date="2025-11-17T15:10:00Z" w16du:dateUtc="2025-11-17T20:10:00Z">
                <w:rPr>
                  <w:rFonts w:ascii="Cambria Math" w:hAnsi="Cambria Math"/>
                  <w:color w:val="000000"/>
                </w:rPr>
              </w:ins>
            </m:ctrlPr>
          </m:accPr>
          <m:e>
            <m:r>
              <m:rPr>
                <m:sty m:val="p"/>
              </m:rPr>
              <w:rPr>
                <w:rFonts w:ascii="Cambria Math" w:hAnsi="Cambria Math"/>
                <w:color w:val="000000"/>
              </w:rPr>
              <m:t>θ</m:t>
            </m:r>
          </m:e>
        </m:acc>
      </m:oMath>
      <w:r>
        <w:rPr>
          <w:color w:val="000000"/>
        </w:rPr>
        <w:t xml:space="preserve"> is the maximum likelihood estimate of the parameters. </w:t>
      </w:r>
    </w:p>
    <w:p w14:paraId="7649D5D8" w14:textId="04B19493" w:rsidR="00BF600D" w:rsidRDefault="00BF600D" w:rsidP="00BF600D">
      <w:pPr>
        <w:rPr>
          <w:color w:val="000000"/>
        </w:rPr>
      </w:pPr>
      <w:r w:rsidRPr="002C71E0">
        <w:rPr>
          <w:color w:val="000000"/>
        </w:rPr>
        <w:t>In </w:t>
      </w:r>
      <w:r w:rsidRPr="002C71E0">
        <w:rPr>
          <w:b/>
          <w:bCs/>
          <w:color w:val="000000"/>
        </w:rPr>
        <w:t>stochastic models</w:t>
      </w:r>
      <w:r w:rsidRPr="002C71E0">
        <w:rPr>
          <w:color w:val="000000"/>
        </w:rPr>
        <w:t>, where outputs are random variables, the likelihood function is constructed using the </w:t>
      </w:r>
      <w:r w:rsidRPr="001675EA">
        <w:rPr>
          <w:b/>
          <w:bCs/>
          <w:color w:val="000000"/>
        </w:rPr>
        <w:t>probability distribution of the model’s outputs conditional on model parameters</w:t>
      </w:r>
      <w:r w:rsidRPr="002C71E0">
        <w:rPr>
          <w:color w:val="000000"/>
        </w:rPr>
        <w:t xml:space="preserve">. </w:t>
      </w:r>
      <w:r>
        <w:rPr>
          <w:color w:val="000000"/>
        </w:rPr>
        <w:t>As such, t</w:t>
      </w:r>
      <w:r w:rsidRPr="002C71E0">
        <w:rPr>
          <w:color w:val="000000"/>
        </w:rPr>
        <w:t xml:space="preserve">he goal </w:t>
      </w:r>
      <w:r w:rsidRPr="001675EA">
        <w:rPr>
          <w:color w:val="000000"/>
        </w:rPr>
        <w:t>of likelihood-based inference is to find the parameter values θ that maximize</w:t>
      </w:r>
      <w:r w:rsidR="00522952">
        <w:rPr>
          <w:color w:val="000000"/>
        </w:rPr>
        <w:t>s</w:t>
      </w:r>
      <w:r w:rsidRPr="001675EA">
        <w:rPr>
          <w:color w:val="000000"/>
        </w:rPr>
        <w:t> this likelihood function</w:t>
      </w:r>
      <w:r w:rsidR="00522952">
        <w:rPr>
          <w:color w:val="000000"/>
        </w:rPr>
        <w:t xml:space="preserve">, </w:t>
      </w:r>
      <w:r w:rsidRPr="002C71E0">
        <w:rPr>
          <w:color w:val="000000"/>
        </w:rPr>
        <w:t xml:space="preserve">i.e., the parameter set that makes the observed data most probable under the </w:t>
      </w:r>
      <w:proofErr w:type="spellStart"/>
      <w:r w:rsidRPr="002C71E0">
        <w:rPr>
          <w:color w:val="000000"/>
        </w:rPr>
        <w:t>mode</w:t>
      </w:r>
      <w:r w:rsidRPr="00646F5A">
        <w:rPr>
          <w:color w:val="000000"/>
        </w:rPr>
        <w:t>I</w:t>
      </w:r>
      <w:proofErr w:type="spellEnd"/>
      <w:r>
        <w:rPr>
          <w:color w:val="000000"/>
        </w:rPr>
        <w:t>.</w:t>
      </w:r>
    </w:p>
    <w:p w14:paraId="09D18079" w14:textId="4B4FB806" w:rsidR="00BF600D" w:rsidRPr="00564FAA" w:rsidRDefault="00522952" w:rsidP="00522952">
      <w:pPr>
        <w:rPr>
          <w:color w:val="000000"/>
        </w:rPr>
      </w:pPr>
      <w:r w:rsidRPr="00522952">
        <w:rPr>
          <w:color w:val="000000"/>
        </w:rPr>
        <w:t>Let the model produce a random output </w:t>
      </w:r>
      <m:oMath>
        <m:r>
          <w:rPr>
            <w:rFonts w:ascii="Cambria Math" w:hAnsi="Cambria Math"/>
            <w:color w:val="000000"/>
          </w:rPr>
          <m:t>Y</m:t>
        </m:r>
      </m:oMath>
      <w:r w:rsidRPr="00522952">
        <w:rPr>
          <w:color w:val="000000"/>
        </w:rPr>
        <w:t> with density</w:t>
      </w:r>
      <w:r>
        <w:rPr>
          <w:color w:val="000000"/>
        </w:rPr>
        <w:t xml:space="preserve"> </w:t>
      </w:r>
      <m:oMath>
        <m:sSub>
          <m:sSubPr>
            <m:ctrlPr>
              <w:ins w:id="65" w:author="Parastu Kasaie" w:date="2025-11-17T15:10:00Z" w16du:dateUtc="2025-11-17T20:10:00Z">
                <w:rPr>
                  <w:rFonts w:ascii="Cambria Math" w:hAnsi="Cambria Math"/>
                  <w:i/>
                  <w:color w:val="000000"/>
                </w:rPr>
              </w:ins>
            </m:ctrlPr>
          </m:sSubPr>
          <m:e>
            <m:r>
              <w:rPr>
                <w:rFonts w:ascii="Cambria Math" w:hAnsi="Cambria Math"/>
                <w:color w:val="000000"/>
              </w:rPr>
              <m:t>f</m:t>
            </m:r>
          </m:e>
          <m:sub>
            <m:r>
              <w:rPr>
                <w:rFonts w:ascii="Cambria Math" w:hAnsi="Cambria Math"/>
                <w:color w:val="000000"/>
              </w:rPr>
              <m:t>Y</m:t>
            </m:r>
          </m:sub>
        </m:sSub>
        <m:d>
          <m:dPr>
            <m:sepChr m:val="∣"/>
            <m:ctrlPr>
              <w:ins w:id="66" w:author="Parastu Kasaie" w:date="2025-11-17T15:10:00Z" w16du:dateUtc="2025-11-17T20:10:00Z">
                <w:rPr>
                  <w:rFonts w:ascii="Cambria Math" w:hAnsi="Cambria Math"/>
                  <w:color w:val="000000"/>
                </w:rPr>
              </w:ins>
            </m:ctrlPr>
          </m:dPr>
          <m:e>
            <m:r>
              <w:rPr>
                <w:rFonts w:ascii="Cambria Math" w:hAnsi="Cambria Math"/>
                <w:color w:val="000000"/>
              </w:rPr>
              <m:t>y</m:t>
            </m:r>
            <m:ctrlPr>
              <w:ins w:id="67" w:author="Parastu Kasaie" w:date="2025-11-17T15:10:00Z" w16du:dateUtc="2025-11-17T20:10:00Z">
                <w:rPr>
                  <w:rFonts w:ascii="Cambria Math" w:hAnsi="Cambria Math" w:cs="Cambria Math"/>
                  <w:color w:val="000000"/>
                </w:rPr>
              </w:ins>
            </m:ctrlPr>
          </m:e>
          <m:e>
            <m:r>
              <m:rPr>
                <m:sty m:val="p"/>
              </m:rPr>
              <w:rPr>
                <w:rFonts w:ascii="Cambria Math" w:hAnsi="Cambria Math"/>
                <w:color w:val="000000"/>
              </w:rPr>
              <m:t>θ</m:t>
            </m:r>
          </m:e>
        </m:d>
      </m:oMath>
      <w:r>
        <w:rPr>
          <w:color w:val="000000"/>
        </w:rPr>
        <w:t xml:space="preserve">. </w:t>
      </w:r>
      <w:r w:rsidR="00BF600D">
        <w:rPr>
          <w:color w:val="000000"/>
        </w:rPr>
        <w:t>Then</w:t>
      </w:r>
      <w:r>
        <w:rPr>
          <w:color w:val="000000"/>
        </w:rPr>
        <w:t>:</w:t>
      </w:r>
    </w:p>
    <w:p w14:paraId="453A4566" w14:textId="77777777" w:rsidR="00BF600D" w:rsidRPr="001554DC" w:rsidRDefault="00BF600D" w:rsidP="00BF600D">
      <w:pPr>
        <w:jc w:val="center"/>
        <w:rPr>
          <w:color w:val="000000"/>
        </w:rPr>
      </w:pPr>
      <m:oMath>
        <m:r>
          <m:rPr>
            <m:sty m:val="p"/>
          </m:rPr>
          <w:rPr>
            <w:rFonts w:ascii="Cambria Math" w:hAnsi="Cambria Math"/>
            <w:color w:val="000000"/>
          </w:rPr>
          <m:t>L</m:t>
        </m:r>
        <m:d>
          <m:dPr>
            <m:sepChr m:val="∣"/>
            <m:ctrlPr>
              <w:ins w:id="68" w:author="Parastu Kasaie" w:date="2025-11-17T15:10:00Z" w16du:dateUtc="2025-11-17T20:10:00Z">
                <w:rPr>
                  <w:rFonts w:ascii="Cambria Math" w:hAnsi="Cambria Math"/>
                  <w:color w:val="000000"/>
                </w:rPr>
              </w:ins>
            </m:ctrlPr>
          </m:dPr>
          <m:e>
            <m:r>
              <m:rPr>
                <m:sty m:val="p"/>
              </m:rPr>
              <w:rPr>
                <w:rFonts w:ascii="Cambria Math" w:hAnsi="Cambria Math"/>
                <w:color w:val="000000"/>
              </w:rPr>
              <m:t>θ</m:t>
            </m:r>
            <m:ctrlPr>
              <w:ins w:id="69" w:author="Parastu Kasaie" w:date="2025-11-17T15:10:00Z" w16du:dateUtc="2025-11-17T20:10:00Z">
                <w:rPr>
                  <w:rFonts w:ascii="Cambria Math" w:hAnsi="Cambria Math" w:cs="Cambria Math"/>
                  <w:color w:val="000000"/>
                </w:rPr>
              </w:ins>
            </m:ctrlPr>
          </m:e>
          <m:e>
            <m:sSub>
              <m:sSubPr>
                <m:ctrlPr>
                  <w:ins w:id="70"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e>
        </m:d>
        <m:r>
          <w:rPr>
            <w:rFonts w:ascii="Cambria Math" w:hAnsi="Cambria Math"/>
            <w:color w:val="000000"/>
          </w:rPr>
          <m:t xml:space="preserve"> </m:t>
        </m:r>
      </m:oMath>
      <w:r>
        <w:rPr>
          <w:color w:val="000000"/>
        </w:rPr>
        <w:t xml:space="preserve">= </w:t>
      </w:r>
      <m:oMath>
        <m:sSub>
          <m:sSubPr>
            <m:ctrlPr>
              <w:ins w:id="71" w:author="Parastu Kasaie" w:date="2025-11-17T15:10:00Z" w16du:dateUtc="2025-11-17T20:10:00Z">
                <w:rPr>
                  <w:rFonts w:ascii="Cambria Math" w:hAnsi="Cambria Math"/>
                  <w:i/>
                  <w:color w:val="000000"/>
                </w:rPr>
              </w:ins>
            </m:ctrlPr>
          </m:sSubPr>
          <m:e>
            <m:r>
              <w:rPr>
                <w:rFonts w:ascii="Cambria Math" w:hAnsi="Cambria Math"/>
                <w:color w:val="000000"/>
              </w:rPr>
              <m:t>f</m:t>
            </m:r>
          </m:e>
          <m:sub>
            <m:r>
              <w:rPr>
                <w:rFonts w:ascii="Cambria Math" w:hAnsi="Cambria Math"/>
                <w:color w:val="000000"/>
              </w:rPr>
              <m:t>Y</m:t>
            </m:r>
          </m:sub>
        </m:sSub>
        <m:d>
          <m:dPr>
            <m:sepChr m:val="∣"/>
            <m:ctrlPr>
              <w:ins w:id="72" w:author="Parastu Kasaie" w:date="2025-11-17T15:10:00Z" w16du:dateUtc="2025-11-17T20:10:00Z">
                <w:rPr>
                  <w:rFonts w:ascii="Cambria Math" w:hAnsi="Cambria Math"/>
                  <w:color w:val="000000"/>
                </w:rPr>
              </w:ins>
            </m:ctrlPr>
          </m:dPr>
          <m:e>
            <m:sSub>
              <m:sSubPr>
                <m:ctrlPr>
                  <w:ins w:id="73"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ctrlPr>
              <w:ins w:id="74" w:author="Parastu Kasaie" w:date="2025-11-17T15:10:00Z" w16du:dateUtc="2025-11-17T20:10:00Z">
                <w:rPr>
                  <w:rFonts w:ascii="Cambria Math" w:hAnsi="Cambria Math" w:cs="Cambria Math"/>
                  <w:color w:val="000000"/>
                </w:rPr>
              </w:ins>
            </m:ctrlPr>
          </m:e>
          <m:e>
            <m:r>
              <m:rPr>
                <m:sty m:val="p"/>
              </m:rPr>
              <w:rPr>
                <w:rFonts w:ascii="Cambria Math" w:hAnsi="Cambria Math"/>
                <w:color w:val="000000"/>
              </w:rPr>
              <m:t>θ</m:t>
            </m:r>
          </m:e>
        </m:d>
      </m:oMath>
    </w:p>
    <w:p w14:paraId="7DD09A94" w14:textId="77777777" w:rsidR="00BF600D" w:rsidRDefault="00BF600D" w:rsidP="00BF600D">
      <w:pPr>
        <w:rPr>
          <w:color w:val="000000"/>
        </w:rPr>
      </w:pPr>
      <w:r>
        <w:rPr>
          <w:color w:val="000000"/>
        </w:rPr>
        <w:t xml:space="preserve">where Y is the stochastic model output (e.g., a random variable), </w:t>
      </w:r>
      <m:oMath>
        <m:sSub>
          <m:sSubPr>
            <m:ctrlPr>
              <w:ins w:id="75" w:author="Parastu Kasaie" w:date="2025-11-17T15:10:00Z" w16du:dateUtc="2025-11-17T20:10:00Z">
                <w:rPr>
                  <w:rFonts w:ascii="Cambria Math" w:hAnsi="Cambria Math"/>
                  <w:i/>
                  <w:color w:val="000000"/>
                </w:rPr>
              </w:ins>
            </m:ctrlPr>
          </m:sSubPr>
          <m:e>
            <m:r>
              <w:rPr>
                <w:rFonts w:ascii="Cambria Math" w:hAnsi="Cambria Math"/>
                <w:color w:val="000000"/>
              </w:rPr>
              <m:t>f</m:t>
            </m:r>
          </m:e>
          <m:sub>
            <m:r>
              <w:rPr>
                <w:rFonts w:ascii="Cambria Math" w:hAnsi="Cambria Math"/>
                <w:color w:val="000000"/>
              </w:rPr>
              <m:t>Y</m:t>
            </m:r>
          </m:sub>
        </m:sSub>
        <m:d>
          <m:dPr>
            <m:sepChr m:val="∣"/>
            <m:ctrlPr>
              <w:ins w:id="76" w:author="Parastu Kasaie" w:date="2025-11-17T15:10:00Z" w16du:dateUtc="2025-11-17T20:10:00Z">
                <w:rPr>
                  <w:rFonts w:ascii="Cambria Math" w:hAnsi="Cambria Math"/>
                  <w:color w:val="000000"/>
                </w:rPr>
              </w:ins>
            </m:ctrlPr>
          </m:dPr>
          <m:e>
            <m:r>
              <w:rPr>
                <w:rFonts w:ascii="Cambria Math" w:hAnsi="Cambria Math"/>
                <w:color w:val="000000"/>
              </w:rPr>
              <m:t>y</m:t>
            </m:r>
            <m:ctrlPr>
              <w:ins w:id="77" w:author="Parastu Kasaie" w:date="2025-11-17T15:10:00Z" w16du:dateUtc="2025-11-17T20:10:00Z">
                <w:rPr>
                  <w:rFonts w:ascii="Cambria Math" w:hAnsi="Cambria Math" w:cs="Cambria Math"/>
                  <w:color w:val="000000"/>
                </w:rPr>
              </w:ins>
            </m:ctrlPr>
          </m:e>
          <m:e>
            <m:r>
              <m:rPr>
                <m:sty m:val="p"/>
              </m:rPr>
              <w:rPr>
                <w:rFonts w:ascii="Cambria Math" w:hAnsi="Cambria Math"/>
                <w:color w:val="000000"/>
              </w:rPr>
              <m:t>θ</m:t>
            </m:r>
          </m:e>
        </m:d>
        <m:r>
          <w:rPr>
            <w:rFonts w:ascii="Cambria Math" w:hAnsi="Cambria Math"/>
            <w:color w:val="000000"/>
          </w:rPr>
          <m:t xml:space="preserve"> </m:t>
        </m:r>
      </m:oMath>
      <w:r>
        <w:rPr>
          <w:color w:val="000000"/>
        </w:rPr>
        <w:t xml:space="preserve">is the probability distribution of model output y conditional on input values </w:t>
      </w:r>
      <m:oMath>
        <m:r>
          <m:rPr>
            <m:sty m:val="p"/>
          </m:rPr>
          <w:rPr>
            <w:rFonts w:ascii="Cambria Math" w:hAnsi="Cambria Math"/>
            <w:color w:val="000000"/>
          </w:rPr>
          <m:t>θ</m:t>
        </m:r>
      </m:oMath>
      <w:r>
        <w:rPr>
          <w:color w:val="000000"/>
        </w:rPr>
        <w:t xml:space="preserve"> . </w:t>
      </w:r>
    </w:p>
    <w:p w14:paraId="046CA018" w14:textId="77777777" w:rsidR="00522952" w:rsidRDefault="00522952" w:rsidP="00522952">
      <w:pPr>
        <w:pStyle w:val="Heading2"/>
      </w:pPr>
      <w:r w:rsidRPr="00522952">
        <w:t>A Two-Stage Error Model for Counts</w:t>
      </w:r>
    </w:p>
    <w:p w14:paraId="5FB7E3B3" w14:textId="6B7862A1" w:rsidR="00BF600D" w:rsidRDefault="00BF600D" w:rsidP="00522952">
      <w:r w:rsidRPr="00B67D7D">
        <w:t>Our goal is to construct the likelihood function for the observed data, </w:t>
      </w:r>
      <m:oMath>
        <m:sSub>
          <m:sSubPr>
            <m:ctrlPr>
              <w:ins w:id="78" w:author="Parastu Kasaie" w:date="2025-11-17T15:10:00Z" w16du:dateUtc="2025-11-17T20:10:00Z">
                <w:rPr>
                  <w:rFonts w:ascii="Cambria Math" w:hAnsi="Cambria Math"/>
                </w:rPr>
              </w:ins>
            </m:ctrlPr>
          </m:sSubPr>
          <m:e>
            <m:r>
              <w:rPr>
                <w:rFonts w:ascii="Cambria Math" w:hAnsi="Cambria Math"/>
              </w:rPr>
              <m:t>y</m:t>
            </m:r>
          </m:e>
          <m:sub>
            <m:r>
              <m:rPr>
                <m:nor/>
              </m:rPr>
              <m:t>obs</m:t>
            </m:r>
          </m:sub>
        </m:sSub>
      </m:oMath>
      <w:r w:rsidRPr="00B67D7D">
        <w:t>, given the model parameters, </w:t>
      </w:r>
      <m:oMath>
        <m:r>
          <w:rPr>
            <w:rFonts w:ascii="Cambria Math" w:hAnsi="Cambria Math"/>
          </w:rPr>
          <m:t>θ</m:t>
        </m:r>
      </m:oMath>
      <w:r w:rsidRPr="00B67D7D">
        <w:t>:</w:t>
      </w:r>
    </w:p>
    <w:p w14:paraId="2CA73062" w14:textId="77777777" w:rsidR="00BF600D" w:rsidRPr="00966ED8" w:rsidRDefault="00BF600D" w:rsidP="00BF600D">
      <w:pPr>
        <w:rPr>
          <w:color w:val="000000"/>
        </w:rPr>
      </w:pPr>
      <m:oMathPara>
        <m:oMath>
          <m:r>
            <m:rPr>
              <m:sty m:val="p"/>
            </m:rPr>
            <w:rPr>
              <w:rFonts w:ascii="Cambria Math" w:hAnsi="Cambria Math"/>
              <w:color w:val="000000"/>
            </w:rPr>
            <m:t>L</m:t>
          </m:r>
          <m:d>
            <m:dPr>
              <m:sepChr m:val="∣"/>
              <m:ctrlPr>
                <w:ins w:id="79" w:author="Parastu Kasaie" w:date="2025-11-17T15:10:00Z" w16du:dateUtc="2025-11-17T20:10:00Z">
                  <w:rPr>
                    <w:rFonts w:ascii="Cambria Math" w:hAnsi="Cambria Math"/>
                    <w:color w:val="000000"/>
                  </w:rPr>
                </w:ins>
              </m:ctrlPr>
            </m:dPr>
            <m:e>
              <m:r>
                <m:rPr>
                  <m:sty m:val="p"/>
                </m:rPr>
                <w:rPr>
                  <w:rFonts w:ascii="Cambria Math" w:hAnsi="Cambria Math"/>
                  <w:color w:val="000000"/>
                </w:rPr>
                <m:t>θ</m:t>
              </m:r>
              <m:ctrlPr>
                <w:ins w:id="80" w:author="Parastu Kasaie" w:date="2025-11-17T15:10:00Z" w16du:dateUtc="2025-11-17T20:10:00Z">
                  <w:rPr>
                    <w:rFonts w:ascii="Cambria Math" w:hAnsi="Cambria Math" w:cs="Cambria Math"/>
                    <w:color w:val="000000"/>
                  </w:rPr>
                </w:ins>
              </m:ctrlPr>
            </m:e>
            <m:e>
              <m:sSub>
                <m:sSubPr>
                  <m:ctrlPr>
                    <w:ins w:id="81"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e>
          </m:d>
          <m:r>
            <m:rPr>
              <m:sty m:val="p"/>
            </m:rPr>
            <w:rPr>
              <w:rFonts w:ascii="Cambria Math" w:hAnsi="Cambria Math"/>
              <w:color w:val="000000"/>
            </w:rPr>
            <m:t>=P</m:t>
          </m:r>
          <m:d>
            <m:dPr>
              <m:sepChr m:val="∣"/>
              <m:ctrlPr>
                <w:ins w:id="82" w:author="Parastu Kasaie" w:date="2025-11-17T15:10:00Z" w16du:dateUtc="2025-11-17T20:10:00Z">
                  <w:rPr>
                    <w:rFonts w:ascii="Cambria Math" w:hAnsi="Cambria Math"/>
                    <w:color w:val="000000"/>
                  </w:rPr>
                </w:ins>
              </m:ctrlPr>
            </m:dPr>
            <m:e>
              <m:sSub>
                <m:sSubPr>
                  <m:ctrlPr>
                    <w:ins w:id="83" w:author="Parastu Kasaie" w:date="2025-11-17T15:10:00Z" w16du:dateUtc="2025-11-17T20:10:00Z">
                      <w:rPr>
                        <w:rFonts w:ascii="Cambria Math" w:hAnsi="Cambria Math"/>
                        <w:color w:val="000000"/>
                      </w:rPr>
                    </w:ins>
                  </m:ctrlPr>
                </m:sSubPr>
                <m:e>
                  <m:r>
                    <w:rPr>
                      <w:rFonts w:ascii="Cambria Math" w:hAnsi="Cambria Math"/>
                      <w:color w:val="000000"/>
                    </w:rPr>
                    <m:t>y</m:t>
                  </m:r>
                </m:e>
                <m:sub>
                  <m:r>
                    <m:rPr>
                      <m:sty m:val="p"/>
                    </m:rPr>
                    <w:rPr>
                      <w:rFonts w:ascii="Cambria Math" w:hAnsi="Cambria Math"/>
                      <w:color w:val="000000"/>
                    </w:rPr>
                    <m:t>obs</m:t>
                  </m:r>
                </m:sub>
              </m:sSub>
              <m:ctrlPr>
                <w:ins w:id="84" w:author="Parastu Kasaie" w:date="2025-11-17T15:10:00Z" w16du:dateUtc="2025-11-17T20:10:00Z">
                  <w:rPr>
                    <w:rFonts w:ascii="Cambria Math" w:hAnsi="Cambria Math" w:cs="Cambria Math"/>
                    <w:color w:val="000000"/>
                  </w:rPr>
                </w:ins>
              </m:ctrlPr>
            </m:e>
            <m:e>
              <m:r>
                <m:rPr>
                  <m:sty m:val="p"/>
                </m:rPr>
                <w:rPr>
                  <w:rFonts w:ascii="Cambria Math" w:hAnsi="Cambria Math"/>
                  <w:color w:val="000000"/>
                </w:rPr>
                <m:t>θ</m:t>
              </m:r>
            </m:e>
          </m:d>
        </m:oMath>
      </m:oMathPara>
    </w:p>
    <w:p w14:paraId="24F7D7BA" w14:textId="77777777" w:rsidR="00BF600D" w:rsidRDefault="00BF600D" w:rsidP="00BF600D"/>
    <w:p w14:paraId="531BAFEB" w14:textId="77777777" w:rsidR="00BF600D" w:rsidRDefault="00BF600D" w:rsidP="00BF600D">
      <w:r w:rsidRPr="005E6032">
        <w:t>First, the observed data are subject to measurement or reporting error, which can arise from imperfect data collection, misclassification, or other sources of noise. By explicitly modeling the observed data as normally distributed around the true counts, we account for this observation error</w:t>
      </w:r>
      <w:r>
        <w:t>:</w:t>
      </w:r>
    </w:p>
    <w:p w14:paraId="6838B0CC" w14:textId="77777777" w:rsidR="00BF600D" w:rsidRPr="00F4005A" w:rsidRDefault="00000000" w:rsidP="00BF600D">
      <m:oMathPara>
        <m:oMath>
          <m:sSub>
            <m:sSubPr>
              <m:ctrlPr>
                <w:ins w:id="85"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obs</m:t>
              </m:r>
            </m:sub>
          </m:sSub>
          <m:r>
            <w:rPr>
              <w:rFonts w:ascii="Cambria Math" w:hAnsi="Cambria Math"/>
            </w:rPr>
            <m:t>|</m:t>
          </m:r>
          <m:sSub>
            <m:sSubPr>
              <m:ctrlPr>
                <w:ins w:id="86"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=N(</m:t>
          </m:r>
          <m:sSub>
            <m:sSubPr>
              <m:ctrlPr>
                <w:ins w:id="87"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m:t>
          </m:r>
          <m:sSup>
            <m:sSupPr>
              <m:ctrlPr>
                <w:ins w:id="88" w:author="Parastu Kasaie" w:date="2025-11-17T15:10:00Z" w16du:dateUtc="2025-11-17T20:10:00Z">
                  <w:rPr>
                    <w:rFonts w:ascii="Cambria Math" w:hAnsi="Cambria Math"/>
                    <w:i/>
                  </w:rPr>
                </w:ins>
              </m:ctrlPr>
            </m:sSupPr>
            <m:e>
              <m:r>
                <w:rPr>
                  <w:rFonts w:ascii="Cambria Math" w:hAnsi="Cambria Math"/>
                </w:rPr>
                <m:t>σ</m:t>
              </m:r>
            </m:e>
            <m:sup>
              <m:r>
                <w:rPr>
                  <w:rFonts w:ascii="Cambria Math" w:hAnsi="Cambria Math"/>
                </w:rPr>
                <m:t>2</m:t>
              </m:r>
            </m:sup>
          </m:sSup>
          <m:r>
            <w:rPr>
              <w:rFonts w:ascii="Cambria Math" w:hAnsi="Cambria Math"/>
            </w:rPr>
            <m:t>)</m:t>
          </m:r>
        </m:oMath>
      </m:oMathPara>
    </w:p>
    <w:p w14:paraId="61E3678F" w14:textId="77777777" w:rsidR="00BF600D" w:rsidRDefault="00BF600D" w:rsidP="00BF600D">
      <w:r w:rsidRPr="00A816BB">
        <w:t>where </w:t>
      </w:r>
      <m:oMath>
        <m:sSup>
          <m:sSupPr>
            <m:ctrlPr>
              <w:ins w:id="89" w:author="Parastu Kasaie" w:date="2025-11-17T15:10:00Z" w16du:dateUtc="2025-11-17T20:10:00Z">
                <w:rPr>
                  <w:rFonts w:ascii="Cambria Math" w:hAnsi="Cambria Math"/>
                </w:rPr>
              </w:ins>
            </m:ctrlPr>
          </m:sSupPr>
          <m:e>
            <m:r>
              <w:rPr>
                <w:rFonts w:ascii="Cambria Math" w:hAnsi="Cambria Math"/>
              </w:rPr>
              <m:t>σ</m:t>
            </m:r>
          </m:e>
          <m:sup>
            <m:r>
              <w:rPr>
                <w:rFonts w:ascii="Cambria Math" w:hAnsi="Cambria Math"/>
              </w:rPr>
              <m:t>2</m:t>
            </m:r>
          </m:sup>
        </m:sSup>
      </m:oMath>
      <w:r w:rsidRPr="00A816BB">
        <w:t> captures the variance due to observation or reporting error</w:t>
      </w:r>
      <w:r>
        <w:t xml:space="preserve">. </w:t>
      </w:r>
    </w:p>
    <w:p w14:paraId="6C08D6E7" w14:textId="77777777" w:rsidR="00BF600D" w:rsidRDefault="00BF600D" w:rsidP="00BF600D"/>
    <w:p w14:paraId="2A2942B9" w14:textId="77777777" w:rsidR="00BF600D" w:rsidRDefault="00BF600D" w:rsidP="00BF600D">
      <w:r>
        <w:lastRenderedPageBreak/>
        <w:t xml:space="preserve">Second, </w:t>
      </w:r>
      <w:r w:rsidRPr="005E6032">
        <w:t>even if the underlying process were measured perfectly, the counts themselves are inherently random</w:t>
      </w:r>
      <w:r>
        <w:t xml:space="preserve">. </w:t>
      </w:r>
      <w:r w:rsidRPr="00B51AF6">
        <w:t>For example, in a population, the number of new infections in a week isn’t fixed; it can vary from week to week due to chance. This randomness in the counts comes from the underlying process itself, not from measurement.</w:t>
      </w:r>
      <w:r w:rsidRPr="005E6032">
        <w:t xml:space="preserve"> </w:t>
      </w:r>
    </w:p>
    <w:p w14:paraId="0BF16EC7" w14:textId="77777777" w:rsidR="00BF600D" w:rsidRPr="001E3027" w:rsidRDefault="00BF600D" w:rsidP="00BF600D">
      <w:r w:rsidRPr="009D444E">
        <w:t>The Poisson distribution is a standard way to model this kind of randomness in counts: it captures the fact that the number of events can fluctuate around some average rate, and that variability naturally increases with the mean.</w:t>
      </w:r>
      <w:r>
        <w:t xml:space="preserve"> </w:t>
      </w:r>
      <w:r w:rsidRPr="001E3027">
        <w:t>Specifically, if </w:t>
      </w:r>
      <m:oMath>
        <m:r>
          <w:rPr>
            <w:rFonts w:ascii="Cambria Math" w:hAnsi="Cambria Math"/>
          </w:rPr>
          <m:t>M</m:t>
        </m:r>
      </m:oMath>
      <w:r w:rsidRPr="001E3027">
        <w:t> represents the mean count produced by a simulator or model, then the true counts follow</w:t>
      </w:r>
    </w:p>
    <w:p w14:paraId="48338B47" w14:textId="77777777" w:rsidR="00BF600D" w:rsidRDefault="00000000" w:rsidP="00BF600D">
      <w:pPr>
        <w:jc w:val="center"/>
        <w:rPr>
          <w:color w:val="000000"/>
        </w:rPr>
      </w:pPr>
      <m:oMathPara>
        <m:oMath>
          <m:sSub>
            <m:sSubPr>
              <m:ctrlPr>
                <w:ins w:id="90"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m:t>
          </m:r>
          <m:r>
            <m:rPr>
              <m:sty m:val="p"/>
            </m:rPr>
            <w:rPr>
              <w:rFonts w:ascii="Cambria Math" w:hAnsi="Cambria Math"/>
              <w:color w:val="000000"/>
            </w:rPr>
            <m:t>M</m:t>
          </m:r>
          <m:r>
            <w:rPr>
              <w:rFonts w:ascii="Cambria Math" w:hAnsi="Cambria Math"/>
            </w:rPr>
            <m:t>=Poisson(</m:t>
          </m:r>
          <m:r>
            <m:rPr>
              <m:sty m:val="p"/>
            </m:rPr>
            <w:rPr>
              <w:rFonts w:ascii="Cambria Math" w:hAnsi="Cambria Math"/>
              <w:color w:val="000000"/>
            </w:rPr>
            <m:t>M</m:t>
          </m:r>
          <m:r>
            <w:rPr>
              <w:rFonts w:ascii="Cambria Math" w:hAnsi="Cambria Math"/>
            </w:rPr>
            <m:t>)</m:t>
          </m:r>
        </m:oMath>
      </m:oMathPara>
    </w:p>
    <w:p w14:paraId="7C730B77" w14:textId="77777777" w:rsidR="00BF600D" w:rsidRDefault="00BF600D" w:rsidP="00BF600D">
      <w:pPr>
        <w:rPr>
          <w:color w:val="000000"/>
        </w:rPr>
      </w:pPr>
      <w:r w:rsidRPr="001E3027">
        <w:rPr>
          <w:color w:val="000000"/>
        </w:rPr>
        <w:t>For moderate-to-large values of </w:t>
      </w:r>
      <m:oMath>
        <m:r>
          <w:rPr>
            <w:rFonts w:ascii="Cambria Math" w:hAnsi="Cambria Math"/>
            <w:color w:val="000000"/>
          </w:rPr>
          <m:t>M</m:t>
        </m:r>
      </m:oMath>
      <w:r w:rsidRPr="001E3027">
        <w:rPr>
          <w:color w:val="000000"/>
        </w:rPr>
        <w:t>, the Poisson distribution can be well-approximated by a normal distribution</w:t>
      </w:r>
      <w:r>
        <w:rPr>
          <w:color w:val="000000"/>
        </w:rPr>
        <w:t>:</w:t>
      </w:r>
    </w:p>
    <w:p w14:paraId="648BCAEA" w14:textId="77777777" w:rsidR="00BF600D" w:rsidRPr="001E3027" w:rsidRDefault="00000000" w:rsidP="00BF600D">
      <m:oMathPara>
        <m:oMath>
          <m:sSub>
            <m:sSubPr>
              <m:ctrlPr>
                <w:ins w:id="91"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m:t>
          </m:r>
          <m:r>
            <m:rPr>
              <m:sty m:val="p"/>
            </m:rPr>
            <w:rPr>
              <w:rFonts w:ascii="Cambria Math" w:hAnsi="Cambria Math"/>
              <w:color w:val="000000"/>
            </w:rPr>
            <m:t>M</m:t>
          </m:r>
          <m:r>
            <w:rPr>
              <w:rFonts w:ascii="Cambria Math" w:hAnsi="Cambria Math"/>
            </w:rPr>
            <m:t>=Poisson</m:t>
          </m:r>
          <m:d>
            <m:dPr>
              <m:ctrlPr>
                <w:ins w:id="92" w:author="Parastu Kasaie" w:date="2025-11-17T15:10:00Z" w16du:dateUtc="2025-11-17T20:10:00Z">
                  <w:rPr>
                    <w:rFonts w:ascii="Cambria Math" w:hAnsi="Cambria Math"/>
                    <w:i/>
                  </w:rPr>
                </w:ins>
              </m:ctrlPr>
            </m:dPr>
            <m:e>
              <m:r>
                <m:rPr>
                  <m:sty m:val="p"/>
                </m:rPr>
                <w:rPr>
                  <w:rFonts w:ascii="Cambria Math" w:hAnsi="Cambria Math"/>
                  <w:color w:val="000000"/>
                </w:rPr>
                <m:t>M</m:t>
              </m:r>
            </m:e>
          </m:d>
          <m:r>
            <w:rPr>
              <w:rFonts w:ascii="Cambria Math" w:hAnsi="Cambria Math"/>
            </w:rPr>
            <m:t>≈N(M,M)</m:t>
          </m:r>
        </m:oMath>
      </m:oMathPara>
    </w:p>
    <w:p w14:paraId="61F4686B" w14:textId="77777777" w:rsidR="00BF600D" w:rsidRPr="00C1777B" w:rsidRDefault="00BF600D" w:rsidP="00BF600D">
      <w:r w:rsidRPr="00C16F9B">
        <w:t>according to the Central Limit Theorem. In the context of our model, where the simulator output depends on parameters </w:t>
      </w:r>
      <m:oMath>
        <m:r>
          <w:rPr>
            <w:rFonts w:ascii="Cambria Math" w:hAnsi="Cambria Math"/>
          </w:rPr>
          <m:t>θ</m:t>
        </m:r>
      </m:oMath>
      <w:r w:rsidRPr="00C16F9B">
        <w:t>, we write</w:t>
      </w:r>
    </w:p>
    <w:p w14:paraId="7856C2E9" w14:textId="77777777" w:rsidR="00BF600D" w:rsidRPr="001E3027" w:rsidRDefault="00000000" w:rsidP="00BF600D">
      <m:oMathPara>
        <m:oMath>
          <m:sSub>
            <m:sSubPr>
              <m:ctrlPr>
                <w:ins w:id="93"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m:t>
          </m:r>
          <m:r>
            <m:rPr>
              <m:sty m:val="p"/>
            </m:rPr>
            <w:rPr>
              <w:rFonts w:ascii="Cambria Math" w:hAnsi="Cambria Math"/>
              <w:color w:val="000000"/>
            </w:rPr>
            <m:t>θ</m:t>
          </m:r>
          <m:r>
            <w:rPr>
              <w:rFonts w:ascii="Cambria Math" w:hAnsi="Cambria Math"/>
            </w:rPr>
            <m:t>=Poisson</m:t>
          </m:r>
          <m:d>
            <m:dPr>
              <m:ctrlPr>
                <w:ins w:id="94" w:author="Parastu Kasaie" w:date="2025-11-17T15:10:00Z" w16du:dateUtc="2025-11-17T20:10:00Z">
                  <w:rPr>
                    <w:rFonts w:ascii="Cambria Math" w:hAnsi="Cambria Math"/>
                    <w:i/>
                  </w:rPr>
                </w:ins>
              </m:ctrlPr>
            </m:dPr>
            <m:e>
              <m:sSub>
                <m:sSubPr>
                  <m:ctrlPr>
                    <w:ins w:id="95"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sim</m:t>
                  </m:r>
                </m:sub>
              </m:sSub>
              <m:r>
                <m:rPr>
                  <m:sty m:val="p"/>
                </m:rPr>
                <w:rPr>
                  <w:rFonts w:ascii="Cambria Math" w:hAnsi="Cambria Math"/>
                  <w:color w:val="000000"/>
                </w:rPr>
                <m:t>(θ)</m:t>
              </m:r>
            </m:e>
          </m:d>
          <m:r>
            <w:rPr>
              <w:rFonts w:ascii="Cambria Math" w:hAnsi="Cambria Math"/>
            </w:rPr>
            <m:t>≈N(</m:t>
          </m:r>
          <m:sSub>
            <m:sSubPr>
              <m:ctrlPr>
                <w:ins w:id="96"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sim</m:t>
              </m:r>
            </m:sub>
          </m:sSub>
          <m:r>
            <m:rPr>
              <m:sty m:val="p"/>
            </m:rPr>
            <w:rPr>
              <w:rFonts w:ascii="Cambria Math" w:hAnsi="Cambria Math"/>
              <w:color w:val="000000"/>
            </w:rPr>
            <m:t>(θ)</m:t>
          </m:r>
          <m:r>
            <w:rPr>
              <w:rFonts w:ascii="Cambria Math" w:hAnsi="Cambria Math"/>
            </w:rPr>
            <m:t>,</m:t>
          </m:r>
          <m:sSub>
            <m:sSubPr>
              <m:ctrlPr>
                <w:ins w:id="97"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sim</m:t>
              </m:r>
            </m:sub>
          </m:sSub>
          <m:r>
            <m:rPr>
              <m:sty m:val="p"/>
            </m:rPr>
            <w:rPr>
              <w:rFonts w:ascii="Cambria Math" w:hAnsi="Cambria Math"/>
              <w:color w:val="000000"/>
            </w:rPr>
            <m:t>(θ)</m:t>
          </m:r>
          <m:r>
            <w:rPr>
              <w:rFonts w:ascii="Cambria Math" w:hAnsi="Cambria Math"/>
            </w:rPr>
            <m:t>)</m:t>
          </m:r>
        </m:oMath>
      </m:oMathPara>
    </w:p>
    <w:p w14:paraId="33805005" w14:textId="77777777" w:rsidR="00BF600D" w:rsidRDefault="00BF600D" w:rsidP="00BF600D"/>
    <w:p w14:paraId="5C8A8E88" w14:textId="77777777" w:rsidR="00BF600D" w:rsidRPr="00087A08" w:rsidRDefault="00BF600D" w:rsidP="00BF600D">
      <w:pPr>
        <w:rPr>
          <w:rFonts w:eastAsiaTheme="majorEastAsia"/>
        </w:rPr>
      </w:pPr>
      <w:r>
        <w:rPr>
          <w:rFonts w:eastAsiaTheme="majorEastAsia"/>
        </w:rPr>
        <w:t>Finally, b</w:t>
      </w:r>
      <w:r w:rsidRPr="00087A08">
        <w:rPr>
          <w:rFonts w:eastAsiaTheme="majorEastAsia"/>
        </w:rPr>
        <w:t>ecause both the process model and the observation model are approximately normal, we can combine the two stages to obtain the marginal distribution of the observed data given the parameters:</w:t>
      </w:r>
    </w:p>
    <w:p w14:paraId="4A8AD285" w14:textId="77777777" w:rsidR="00BF600D" w:rsidRPr="001E3027" w:rsidRDefault="00000000" w:rsidP="00BF600D">
      <m:oMathPara>
        <m:oMath>
          <m:sSub>
            <m:sSubPr>
              <m:ctrlPr>
                <w:ins w:id="98"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obs</m:t>
              </m:r>
            </m:sub>
          </m:sSub>
          <m:r>
            <w:rPr>
              <w:rFonts w:ascii="Cambria Math" w:hAnsi="Cambria Math"/>
            </w:rPr>
            <m:t>|</m:t>
          </m:r>
          <m:r>
            <m:rPr>
              <m:sty m:val="p"/>
            </m:rPr>
            <w:rPr>
              <w:rFonts w:ascii="Cambria Math" w:hAnsi="Cambria Math"/>
              <w:color w:val="000000"/>
            </w:rPr>
            <m:t>θ</m:t>
          </m:r>
          <m:r>
            <w:rPr>
              <w:rFonts w:ascii="Cambria Math" w:hAnsi="Cambria Math"/>
            </w:rPr>
            <m:t>=N(</m:t>
          </m:r>
          <m:sSub>
            <m:sSubPr>
              <m:ctrlPr>
                <w:ins w:id="99"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sim</m:t>
              </m:r>
            </m:sub>
          </m:sSub>
          <m:d>
            <m:dPr>
              <m:ctrlPr>
                <w:ins w:id="100" w:author="Parastu Kasaie" w:date="2025-11-17T15:10:00Z" w16du:dateUtc="2025-11-17T20:10:00Z">
                  <w:rPr>
                    <w:rFonts w:ascii="Cambria Math" w:hAnsi="Cambria Math"/>
                    <w:color w:val="000000"/>
                  </w:rPr>
                </w:ins>
              </m:ctrlPr>
            </m:dPr>
            <m:e>
              <m:r>
                <m:rPr>
                  <m:sty m:val="p"/>
                </m:rPr>
                <w:rPr>
                  <w:rFonts w:ascii="Cambria Math" w:hAnsi="Cambria Math"/>
                  <w:color w:val="000000"/>
                </w:rPr>
                <m:t>θ</m:t>
              </m:r>
            </m:e>
          </m:d>
          <m:r>
            <m:rPr>
              <m:sty m:val="p"/>
            </m:rPr>
            <w:rPr>
              <w:rFonts w:ascii="Cambria Math" w:hAnsi="Cambria Math"/>
              <w:color w:val="000000"/>
            </w:rPr>
            <m:t>,</m:t>
          </m:r>
          <m:sSub>
            <m:sSubPr>
              <m:ctrlPr>
                <w:ins w:id="101"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sim</m:t>
              </m:r>
            </m:sub>
          </m:sSub>
          <m:d>
            <m:dPr>
              <m:ctrlPr>
                <w:ins w:id="102" w:author="Parastu Kasaie" w:date="2025-11-17T15:10:00Z" w16du:dateUtc="2025-11-17T20:10:00Z">
                  <w:rPr>
                    <w:rFonts w:ascii="Cambria Math" w:hAnsi="Cambria Math"/>
                    <w:color w:val="000000"/>
                  </w:rPr>
                </w:ins>
              </m:ctrlPr>
            </m:dPr>
            <m:e>
              <m:r>
                <m:rPr>
                  <m:sty m:val="p"/>
                </m:rPr>
                <w:rPr>
                  <w:rFonts w:ascii="Cambria Math" w:hAnsi="Cambria Math"/>
                  <w:color w:val="000000"/>
                </w:rPr>
                <m:t>θ</m:t>
              </m:r>
            </m:e>
          </m:d>
          <m:r>
            <m:rPr>
              <m:sty m:val="p"/>
            </m:rPr>
            <w:rPr>
              <w:rFonts w:ascii="Cambria Math" w:hAnsi="Cambria Math"/>
              <w:color w:val="000000"/>
            </w:rPr>
            <m:t>+</m:t>
          </m:r>
          <m:sSup>
            <m:sSupPr>
              <m:ctrlPr>
                <w:ins w:id="103" w:author="Parastu Kasaie" w:date="2025-11-17T15:10:00Z" w16du:dateUtc="2025-11-17T20:10:00Z">
                  <w:rPr>
                    <w:rFonts w:ascii="Cambria Math" w:hAnsi="Cambria Math"/>
                    <w:i/>
                  </w:rPr>
                </w:ins>
              </m:ctrlPr>
            </m:sSupPr>
            <m:e>
              <m:r>
                <w:rPr>
                  <w:rFonts w:ascii="Cambria Math" w:hAnsi="Cambria Math"/>
                </w:rPr>
                <m:t>σ</m:t>
              </m:r>
            </m:e>
            <m:sup>
              <m:r>
                <w:rPr>
                  <w:rFonts w:ascii="Cambria Math" w:hAnsi="Cambria Math"/>
                </w:rPr>
                <m:t>2</m:t>
              </m:r>
            </m:sup>
          </m:sSup>
          <m:r>
            <w:rPr>
              <w:rFonts w:ascii="Cambria Math" w:hAnsi="Cambria Math"/>
            </w:rPr>
            <m:t>)</m:t>
          </m:r>
        </m:oMath>
      </m:oMathPara>
    </w:p>
    <w:p w14:paraId="4ABB0D5C" w14:textId="77777777" w:rsidR="00BF600D" w:rsidRPr="00087A08" w:rsidRDefault="00BF600D" w:rsidP="00BF600D">
      <w:pPr>
        <w:rPr>
          <w:rFonts w:eastAsiaTheme="majorEastAsia"/>
        </w:rPr>
      </w:pPr>
      <w:r w:rsidRPr="00087A08">
        <w:rPr>
          <w:rFonts w:eastAsiaTheme="majorEastAsia"/>
          <w:i/>
        </w:rPr>
        <w:br/>
      </w:r>
      <w:r w:rsidRPr="00087A08">
        <w:rPr>
          <w:rFonts w:eastAsiaTheme="majorEastAsia"/>
        </w:rPr>
        <w:t>which directly defines the likelihood function used for calibration or parameter estimation</w:t>
      </w:r>
      <w:r>
        <w:rPr>
          <w:rFonts w:eastAsiaTheme="majorEastAsia"/>
        </w:rPr>
        <w:t>.</w:t>
      </w:r>
    </w:p>
    <w:tbl>
      <w:tblPr>
        <w:tblStyle w:val="TableGrid"/>
        <w:tblW w:w="0" w:type="auto"/>
        <w:tblLook w:val="04A0" w:firstRow="1" w:lastRow="0" w:firstColumn="1" w:lastColumn="0" w:noHBand="0" w:noVBand="1"/>
      </w:tblPr>
      <w:tblGrid>
        <w:gridCol w:w="9350"/>
      </w:tblGrid>
      <w:tr w:rsidR="00BF600D" w14:paraId="3950A041" w14:textId="77777777" w:rsidTr="00E067D5">
        <w:tc>
          <w:tcPr>
            <w:tcW w:w="9350" w:type="dxa"/>
          </w:tcPr>
          <w:p w14:paraId="04FC627C" w14:textId="77777777" w:rsidR="00BF600D" w:rsidRPr="00FA7605" w:rsidRDefault="00BF600D" w:rsidP="00E067D5">
            <w:pPr>
              <w:rPr>
                <w:b/>
                <w:bCs/>
              </w:rPr>
            </w:pPr>
            <w:r w:rsidRPr="00FA7605">
              <w:rPr>
                <w:b/>
                <w:bCs/>
              </w:rPr>
              <w:t>Incorporating uncertainty in observed data into likelihood</w:t>
            </w:r>
          </w:p>
          <w:p w14:paraId="615ADD47" w14:textId="77777777" w:rsidR="00BF600D" w:rsidRPr="00DE11FF" w:rsidRDefault="00BF600D" w:rsidP="00E067D5">
            <w:r w:rsidRPr="00646F5A">
              <w:t>In most modeling contexts, the true outcome is not directly observable. Instead, we rely on observed data to infer </w:t>
            </w:r>
            <w:r>
              <w:t>the truth</w:t>
            </w:r>
            <w:r w:rsidRPr="00646F5A">
              <w:t>. Differences between the true values and the observed data can arise from various sources of error</w:t>
            </w:r>
            <w:r>
              <w:t xml:space="preserve">. </w:t>
            </w:r>
            <w:r w:rsidRPr="00DE11FF">
              <w:t>In epidemiological data, potential sources of error include:</w:t>
            </w:r>
          </w:p>
          <w:p w14:paraId="75E7C967" w14:textId="77777777" w:rsidR="00BF600D" w:rsidRPr="00DE11FF" w:rsidRDefault="00BF600D" w:rsidP="00E067D5">
            <w:pPr>
              <w:numPr>
                <w:ilvl w:val="0"/>
                <w:numId w:val="52"/>
              </w:numPr>
              <w:rPr>
                <w:color w:val="000000"/>
              </w:rPr>
            </w:pPr>
            <w:r w:rsidRPr="00DE11FF">
              <w:rPr>
                <w:b/>
                <w:bCs/>
                <w:color w:val="000000"/>
              </w:rPr>
              <w:t>Sampling Variability</w:t>
            </w:r>
            <w:r w:rsidRPr="00DE11FF">
              <w:rPr>
                <w:color w:val="000000"/>
              </w:rPr>
              <w:t>: Data may be drawn from different sample populations or regions, which may not perfectly represent the entire population.</w:t>
            </w:r>
          </w:p>
          <w:p w14:paraId="582661BD" w14:textId="77777777" w:rsidR="00BF600D" w:rsidRPr="00DE11FF" w:rsidRDefault="00BF600D" w:rsidP="00E067D5">
            <w:pPr>
              <w:numPr>
                <w:ilvl w:val="0"/>
                <w:numId w:val="52"/>
              </w:numPr>
              <w:rPr>
                <w:color w:val="000000"/>
              </w:rPr>
            </w:pPr>
            <w:r w:rsidRPr="00DE11FF">
              <w:rPr>
                <w:b/>
                <w:bCs/>
                <w:color w:val="000000"/>
              </w:rPr>
              <w:t>Reporting Inconsistencies</w:t>
            </w:r>
            <w:r w:rsidRPr="00DE11FF">
              <w:rPr>
                <w:color w:val="000000"/>
              </w:rPr>
              <w:t>: Data from different sources (e.g., national vs. local health departments) may not always align due to differences in reporting standards or practices.</w:t>
            </w:r>
          </w:p>
          <w:p w14:paraId="53806A19" w14:textId="77777777" w:rsidR="00BF600D" w:rsidRPr="00DE11FF" w:rsidRDefault="00BF600D" w:rsidP="00E067D5">
            <w:pPr>
              <w:numPr>
                <w:ilvl w:val="0"/>
                <w:numId w:val="52"/>
              </w:numPr>
              <w:rPr>
                <w:color w:val="000000"/>
              </w:rPr>
            </w:pPr>
            <w:r w:rsidRPr="00DE11FF">
              <w:rPr>
                <w:b/>
                <w:bCs/>
                <w:color w:val="000000"/>
              </w:rPr>
              <w:t>Measurement Error</w:t>
            </w:r>
            <w:r w:rsidRPr="00DE11FF">
              <w:rPr>
                <w:color w:val="000000"/>
              </w:rPr>
              <w:t>: Errors may occur during data collection or recording, such as incorrect diagnoses or misclassification of disease stages.</w:t>
            </w:r>
          </w:p>
          <w:p w14:paraId="00732424" w14:textId="77777777" w:rsidR="00BF600D" w:rsidRPr="00DE11FF" w:rsidRDefault="00BF600D" w:rsidP="00E067D5">
            <w:pPr>
              <w:numPr>
                <w:ilvl w:val="0"/>
                <w:numId w:val="52"/>
              </w:numPr>
              <w:rPr>
                <w:color w:val="000000"/>
              </w:rPr>
            </w:pPr>
            <w:r w:rsidRPr="00DE11FF">
              <w:rPr>
                <w:b/>
                <w:bCs/>
                <w:color w:val="000000"/>
              </w:rPr>
              <w:t>Model Assumptions</w:t>
            </w:r>
            <w:r w:rsidRPr="00DE11FF">
              <w:rPr>
                <w:color w:val="000000"/>
              </w:rPr>
              <w:t>: Assumptions made in projecting or calculating the data, such as assumptions about disease progression, can also introduce error.</w:t>
            </w:r>
          </w:p>
          <w:p w14:paraId="5C3E317F" w14:textId="77777777" w:rsidR="00BF600D" w:rsidRPr="00646F5A" w:rsidRDefault="00BF600D" w:rsidP="00E067D5">
            <w:r w:rsidRPr="00DE11FF">
              <w:t>These potential errors in capturing and reporting observed data can be translated into measures of uncertainty, which are incorporated into the likelihood model</w:t>
            </w:r>
            <w:r>
              <w:t xml:space="preserve">. </w:t>
            </w:r>
            <w:r w:rsidRPr="00646F5A">
              <w:t xml:space="preserve">To account for this uncertainty, we </w:t>
            </w:r>
            <w:r>
              <w:t>assume</w:t>
            </w:r>
            <w:r w:rsidRPr="00646F5A">
              <w:t xml:space="preserve"> the observed data </w:t>
            </w:r>
            <m:oMath>
              <m:sSub>
                <m:sSubPr>
                  <m:ctrlPr>
                    <w:ins w:id="104" w:author="Parastu Kasaie" w:date="2025-11-17T15:10:00Z" w16du:dateUtc="2025-11-17T20:10:00Z">
                      <w:rPr>
                        <w:rFonts w:ascii="Cambria Math" w:hAnsi="Cambria Math"/>
                      </w:rPr>
                    </w:ins>
                  </m:ctrlPr>
                </m:sSubPr>
                <m:e>
                  <m:r>
                    <w:rPr>
                      <w:rFonts w:ascii="Cambria Math" w:hAnsi="Cambria Math"/>
                    </w:rPr>
                    <m:t>y</m:t>
                  </m:r>
                </m:e>
                <m:sub>
                  <m:r>
                    <w:rPr>
                      <w:rFonts w:ascii="Cambria Math" w:hAnsi="Cambria Math"/>
                    </w:rPr>
                    <m:t>obs</m:t>
                  </m:r>
                </m:sub>
              </m:sSub>
            </m:oMath>
            <w:r w:rsidRPr="00646F5A">
              <w:t xml:space="preserve"> as being drawn from a </w:t>
            </w:r>
            <w:r>
              <w:t xml:space="preserve">probability </w:t>
            </w:r>
            <w:r w:rsidRPr="00646F5A">
              <w:t xml:space="preserve">distribution centered around the true </w:t>
            </w:r>
            <w:r>
              <w:t xml:space="preserve">(but not observed) </w:t>
            </w:r>
            <w:r w:rsidRPr="00646F5A">
              <w:t>value </w:t>
            </w:r>
            <m:oMath>
              <m:sSub>
                <m:sSubPr>
                  <m:ctrlPr>
                    <w:ins w:id="105" w:author="Parastu Kasaie" w:date="2025-11-17T15:10:00Z" w16du:dateUtc="2025-11-17T20:10:00Z">
                      <w:rPr>
                        <w:rFonts w:ascii="Cambria Math" w:hAnsi="Cambria Math"/>
                      </w:rPr>
                    </w:ins>
                  </m:ctrlPr>
                </m:sSubPr>
                <m:e>
                  <m:r>
                    <w:rPr>
                      <w:rFonts w:ascii="Cambria Math" w:hAnsi="Cambria Math"/>
                    </w:rPr>
                    <m:t>y</m:t>
                  </m:r>
                </m:e>
                <m:sub>
                  <m:r>
                    <m:rPr>
                      <m:sty m:val="p"/>
                    </m:rPr>
                    <w:rPr>
                      <w:rFonts w:ascii="Cambria Math" w:hAnsi="Cambria Math"/>
                    </w:rPr>
                    <m:t>true</m:t>
                  </m:r>
                </m:sub>
              </m:sSub>
              <m:r>
                <w:rPr>
                  <w:rFonts w:ascii="Cambria Math" w:hAnsi="Cambria Math"/>
                </w:rPr>
                <m:t xml:space="preserve">, </m:t>
              </m:r>
            </m:oMath>
            <w:r w:rsidRPr="00646F5A">
              <w:t xml:space="preserve">with an error term capturing </w:t>
            </w:r>
            <w:r>
              <w:t>the observation noise or uncertainty</w:t>
            </w:r>
            <w:r w:rsidRPr="00646F5A">
              <w:t xml:space="preserve">. The relationship </w:t>
            </w:r>
            <w:r>
              <w:t>can be expressed as:</w:t>
            </w:r>
          </w:p>
          <w:p w14:paraId="58FDCCB9" w14:textId="77777777" w:rsidR="00BF600D" w:rsidRPr="00160144" w:rsidRDefault="00000000" w:rsidP="00E067D5">
            <w:pPr>
              <w:jc w:val="center"/>
            </w:pPr>
            <m:oMath>
              <m:sSub>
                <m:sSubPr>
                  <m:ctrlPr>
                    <w:ins w:id="106" w:author="Parastu Kasaie" w:date="2025-11-17T15:10:00Z" w16du:dateUtc="2025-11-17T20:10:00Z">
                      <w:rPr>
                        <w:rFonts w:ascii="Cambria Math" w:hAnsi="Cambria Math"/>
                      </w:rPr>
                    </w:ins>
                  </m:ctrlPr>
                </m:sSubPr>
                <m:e>
                  <m:r>
                    <w:rPr>
                      <w:rFonts w:ascii="Cambria Math" w:hAnsi="Cambria Math"/>
                    </w:rPr>
                    <m:t>y</m:t>
                  </m:r>
                </m:e>
                <m:sub>
                  <m:r>
                    <m:rPr>
                      <m:sty m:val="p"/>
                    </m:rPr>
                    <w:rPr>
                      <w:rFonts w:ascii="Cambria Math" w:hAnsi="Cambria Math"/>
                    </w:rPr>
                    <m:t>obs</m:t>
                  </m:r>
                </m:sub>
              </m:sSub>
            </m:oMath>
            <w:r w:rsidR="00BF600D" w:rsidRPr="00646F5A">
              <w:rPr>
                <w:rFonts w:ascii="Cambria Math" w:hAnsi="Cambria Math" w:cs="Cambria Math"/>
              </w:rPr>
              <w:t>∣</w:t>
            </w:r>
            <m:oMath>
              <m:sSub>
                <m:sSubPr>
                  <m:ctrlPr>
                    <w:ins w:id="107" w:author="Parastu Kasaie" w:date="2025-11-17T15:10:00Z" w16du:dateUtc="2025-11-17T20:10:00Z">
                      <w:rPr>
                        <w:rFonts w:ascii="Cambria Math" w:hAnsi="Cambria Math"/>
                      </w:rPr>
                    </w:ins>
                  </m:ctrlPr>
                </m:sSubPr>
                <m:e>
                  <m:r>
                    <w:rPr>
                      <w:rFonts w:ascii="Cambria Math" w:hAnsi="Cambria Math"/>
                    </w:rPr>
                    <m:t>y</m:t>
                  </m:r>
                </m:e>
                <m:sub>
                  <m:r>
                    <m:rPr>
                      <m:sty m:val="p"/>
                    </m:rPr>
                    <w:rPr>
                      <w:rFonts w:ascii="Cambria Math" w:hAnsi="Cambria Math"/>
                    </w:rPr>
                    <m:t>true</m:t>
                  </m:r>
                </m:sub>
              </m:sSub>
              <m:r>
                <w:rPr>
                  <w:rFonts w:ascii="Cambria Math" w:hAnsi="Cambria Math"/>
                </w:rPr>
                <m:t>=f</m:t>
              </m:r>
            </m:oMath>
            <w:r w:rsidR="00BF600D">
              <w:t>(</w:t>
            </w:r>
            <m:oMath>
              <m:sSub>
                <m:sSubPr>
                  <m:ctrlPr>
                    <w:ins w:id="108" w:author="Parastu Kasaie" w:date="2025-11-17T15:10:00Z" w16du:dateUtc="2025-11-17T20:10:00Z">
                      <w:rPr>
                        <w:rFonts w:ascii="Cambria Math" w:hAnsi="Cambria Math"/>
                      </w:rPr>
                    </w:ins>
                  </m:ctrlPr>
                </m:sSubPr>
                <m:e>
                  <m:r>
                    <w:rPr>
                      <w:rFonts w:ascii="Cambria Math" w:hAnsi="Cambria Math"/>
                    </w:rPr>
                    <m:t>y</m:t>
                  </m:r>
                </m:e>
                <m:sub>
                  <m:r>
                    <m:rPr>
                      <m:sty m:val="p"/>
                    </m:rPr>
                    <w:rPr>
                      <w:rFonts w:ascii="Cambria Math" w:hAnsi="Cambria Math"/>
                    </w:rPr>
                    <m:t>true</m:t>
                  </m:r>
                </m:sub>
              </m:sSub>
              <m:r>
                <w:rPr>
                  <w:rFonts w:ascii="Cambria Math" w:hAnsi="Cambria Math"/>
                </w:rPr>
                <m:t xml:space="preserve">, </m:t>
              </m:r>
              <m:sSup>
                <m:sSupPr>
                  <m:ctrlPr>
                    <w:ins w:id="109" w:author="Parastu Kasaie" w:date="2025-11-17T15:10:00Z" w16du:dateUtc="2025-11-17T20:10:00Z">
                      <w:rPr>
                        <w:rFonts w:ascii="Cambria Math" w:hAnsi="Cambria Math"/>
                        <w:i/>
                      </w:rPr>
                    </w:ins>
                  </m:ctrlPr>
                </m:sSupPr>
                <m:e>
                  <m:r>
                    <w:rPr>
                      <w:rFonts w:ascii="Cambria Math" w:hAnsi="Cambria Math"/>
                    </w:rPr>
                    <m:t>σ</m:t>
                  </m:r>
                </m:e>
                <m:sup>
                  <m:r>
                    <w:rPr>
                      <w:rFonts w:ascii="Cambria Math" w:hAnsi="Cambria Math"/>
                    </w:rPr>
                    <m:t>2</m:t>
                  </m:r>
                </m:sup>
              </m:sSup>
            </m:oMath>
            <w:r w:rsidR="00BF600D" w:rsidRPr="00646F5A">
              <w:t>)</w:t>
            </w:r>
          </w:p>
          <w:p w14:paraId="1BA3B69E" w14:textId="77777777" w:rsidR="00BF600D" w:rsidRDefault="00BF600D" w:rsidP="00E067D5">
            <w:r w:rsidRPr="00646F5A">
              <w:t>where</w:t>
            </w:r>
            <w:r>
              <w:t xml:space="preserve"> </w:t>
            </w:r>
            <m:oMath>
              <m:r>
                <w:rPr>
                  <w:rFonts w:ascii="Cambria Math" w:hAnsi="Cambria Math"/>
                </w:rPr>
                <m:t>f</m:t>
              </m:r>
            </m:oMath>
            <w:r>
              <w:t>(</w:t>
            </w:r>
            <m:oMath>
              <m:sSub>
                <m:sSubPr>
                  <m:ctrlPr>
                    <w:ins w:id="110" w:author="Parastu Kasaie" w:date="2025-11-17T15:10:00Z" w16du:dateUtc="2025-11-17T20:10:00Z">
                      <w:rPr>
                        <w:rFonts w:ascii="Cambria Math" w:hAnsi="Cambria Math"/>
                      </w:rPr>
                    </w:ins>
                  </m:ctrlPr>
                </m:sSubPr>
                <m:e>
                  <m:r>
                    <w:rPr>
                      <w:rFonts w:ascii="Cambria Math" w:hAnsi="Cambria Math"/>
                    </w:rPr>
                    <m:t>y</m:t>
                  </m:r>
                </m:e>
                <m:sub>
                  <m:r>
                    <m:rPr>
                      <m:sty m:val="p"/>
                    </m:rPr>
                    <w:rPr>
                      <w:rFonts w:ascii="Cambria Math" w:hAnsi="Cambria Math"/>
                    </w:rPr>
                    <m:t>true</m:t>
                  </m:r>
                </m:sub>
              </m:sSub>
              <m:r>
                <w:rPr>
                  <w:rFonts w:ascii="Cambria Math" w:hAnsi="Cambria Math"/>
                </w:rPr>
                <m:t xml:space="preserve">, </m:t>
              </m:r>
              <m:sSup>
                <m:sSupPr>
                  <m:ctrlPr>
                    <w:ins w:id="111" w:author="Parastu Kasaie" w:date="2025-11-17T15:10:00Z" w16du:dateUtc="2025-11-17T20:10:00Z">
                      <w:rPr>
                        <w:rFonts w:ascii="Cambria Math" w:hAnsi="Cambria Math"/>
                        <w:i/>
                      </w:rPr>
                    </w:ins>
                  </m:ctrlPr>
                </m:sSupPr>
                <m:e>
                  <m:r>
                    <w:rPr>
                      <w:rFonts w:ascii="Cambria Math" w:hAnsi="Cambria Math"/>
                    </w:rPr>
                    <m:t>σ</m:t>
                  </m:r>
                </m:e>
                <m:sup>
                  <m:r>
                    <w:rPr>
                      <w:rFonts w:ascii="Cambria Math" w:hAnsi="Cambria Math"/>
                    </w:rPr>
                    <m:t>2</m:t>
                  </m:r>
                </m:sup>
              </m:sSup>
            </m:oMath>
            <w:r w:rsidRPr="00646F5A">
              <w:t xml:space="preserve">) is the </w:t>
            </w:r>
            <w:r>
              <w:t xml:space="preserve">probability </w:t>
            </w:r>
            <w:r w:rsidRPr="00646F5A">
              <w:t>distribution (e.g., Poisson, normal)</w:t>
            </w:r>
            <w:r>
              <w:t xml:space="preserve"> used to model the likelihood of the observed data and </w:t>
            </w:r>
            <m:oMath>
              <m:sSup>
                <m:sSupPr>
                  <m:ctrlPr>
                    <w:ins w:id="112" w:author="Parastu Kasaie" w:date="2025-11-17T15:10:00Z" w16du:dateUtc="2025-11-17T20:10:00Z">
                      <w:rPr>
                        <w:rFonts w:ascii="Cambria Math" w:hAnsi="Cambria Math"/>
                        <w:i/>
                      </w:rPr>
                    </w:ins>
                  </m:ctrlPr>
                </m:sSupPr>
                <m:e>
                  <m:r>
                    <w:rPr>
                      <w:rFonts w:ascii="Cambria Math" w:hAnsi="Cambria Math"/>
                    </w:rPr>
                    <m:t>σ</m:t>
                  </m:r>
                </m:e>
                <m:sup>
                  <m:r>
                    <w:rPr>
                      <w:rFonts w:ascii="Cambria Math" w:hAnsi="Cambria Math"/>
                    </w:rPr>
                    <m:t>2</m:t>
                  </m:r>
                </m:sup>
              </m:sSup>
            </m:oMath>
            <w:r w:rsidRPr="00646F5A">
              <w:t> is the variance or error term</w:t>
            </w:r>
            <w:r>
              <w:t xml:space="preserve"> characterizing the uncertainty in observations</w:t>
            </w:r>
            <w:r w:rsidRPr="00646F5A">
              <w:t>.</w:t>
            </w:r>
          </w:p>
          <w:p w14:paraId="72A183F7" w14:textId="77777777" w:rsidR="00BF600D" w:rsidRDefault="00BF600D" w:rsidP="00E067D5">
            <w:pPr>
              <w:rPr>
                <w:color w:val="000000"/>
              </w:rPr>
            </w:pPr>
          </w:p>
        </w:tc>
      </w:tr>
      <w:tr w:rsidR="00BF600D" w14:paraId="5EC44CA8" w14:textId="77777777" w:rsidTr="00E067D5">
        <w:tc>
          <w:tcPr>
            <w:tcW w:w="9350" w:type="dxa"/>
          </w:tcPr>
          <w:p w14:paraId="6520AB76" w14:textId="77777777" w:rsidR="00BF600D" w:rsidRDefault="00BF600D" w:rsidP="00E067D5">
            <w:r w:rsidRPr="001D1248">
              <w:rPr>
                <w:b/>
                <w:bCs/>
              </w:rPr>
              <w:t>Estimating the observation error:</w:t>
            </w:r>
            <w:r>
              <w:t xml:space="preserve"> </w:t>
            </w:r>
            <w:r w:rsidRPr="00BD6BF6">
              <w:t xml:space="preserve">Epidemiological surveillance data are often presented with uncertainty ranges, such as confidence intervals, to account for the variability or unknown factors involved in data </w:t>
            </w:r>
            <w:r w:rsidRPr="00BD6BF6">
              <w:lastRenderedPageBreak/>
              <w:t xml:space="preserve">collection. These ranges provide a way to measure and communicate the level of uncertainty </w:t>
            </w:r>
            <w:r>
              <w:t>in the</w:t>
            </w:r>
            <w:r w:rsidRPr="00BD6BF6">
              <w:t xml:space="preserve"> observed </w:t>
            </w:r>
            <w:r>
              <w:t>data</w:t>
            </w:r>
            <w:r w:rsidRPr="00BD6BF6">
              <w:t>.</w:t>
            </w:r>
            <w:r>
              <w:t xml:space="preserve"> When confidence intervals are reported, we can estimate the observation error by using the half-width of the interval. Assuming that this interval is approximately symmetric and based on a normal distribution, the standard deviation </w:t>
            </w:r>
            <m:oMath>
              <m:r>
                <w:rPr>
                  <w:rFonts w:ascii="Cambria Math" w:hAnsi="Cambria Math"/>
                </w:rPr>
                <m:t>σ</m:t>
              </m:r>
            </m:oMath>
            <w:r>
              <w:t xml:space="preserve"> can be estimated as:</w:t>
            </w:r>
          </w:p>
          <w:p w14:paraId="315EC381" w14:textId="77777777" w:rsidR="00BF600D" w:rsidRDefault="00BF600D" w:rsidP="00E067D5">
            <m:oMathPara>
              <m:oMath>
                <m:r>
                  <w:rPr>
                    <w:rFonts w:ascii="Cambria Math" w:hAnsi="Cambria Math"/>
                  </w:rPr>
                  <m:t>σ=(</m:t>
                </m:r>
                <m:f>
                  <m:fPr>
                    <m:ctrlPr>
                      <w:ins w:id="113" w:author="Parastu Kasaie" w:date="2025-11-17T15:10:00Z" w16du:dateUtc="2025-11-17T20:10:00Z">
                        <w:rPr>
                          <w:rFonts w:ascii="Cambria Math" w:hAnsi="Cambria Math"/>
                          <w:i/>
                        </w:rPr>
                      </w:ins>
                    </m:ctrlPr>
                  </m:fPr>
                  <m:num>
                    <m:sSub>
                      <m:sSubPr>
                        <m:ctrlPr>
                          <w:ins w:id="114" w:author="Parastu Kasaie" w:date="2025-11-17T15:10:00Z" w16du:dateUtc="2025-11-17T20:10:00Z">
                            <w:rPr>
                              <w:rFonts w:ascii="Cambria Math" w:hAnsi="Cambria Math"/>
                              <w:i/>
                            </w:rPr>
                          </w:ins>
                        </m:ctrlPr>
                      </m:sSubPr>
                      <m:e>
                        <m:r>
                          <w:rPr>
                            <w:rFonts w:ascii="Cambria Math" w:hAnsi="Cambria Math"/>
                          </w:rPr>
                          <m:t>CI</m:t>
                        </m:r>
                      </m:e>
                      <m:sub>
                        <m:r>
                          <w:rPr>
                            <w:rFonts w:ascii="Cambria Math" w:hAnsi="Cambria Math"/>
                          </w:rPr>
                          <m:t>upper</m:t>
                        </m:r>
                      </m:sub>
                    </m:sSub>
                    <m:r>
                      <w:rPr>
                        <w:rFonts w:ascii="Cambria Math" w:hAnsi="Cambria Math"/>
                      </w:rPr>
                      <m:t>-</m:t>
                    </m:r>
                    <m:sSub>
                      <m:sSubPr>
                        <m:ctrlPr>
                          <w:ins w:id="115" w:author="Parastu Kasaie" w:date="2025-11-17T15:10:00Z" w16du:dateUtc="2025-11-17T20:10:00Z">
                            <w:rPr>
                              <w:rFonts w:ascii="Cambria Math" w:hAnsi="Cambria Math"/>
                              <w:i/>
                            </w:rPr>
                          </w:ins>
                        </m:ctrlPr>
                      </m:sSubPr>
                      <m:e>
                        <m:r>
                          <w:rPr>
                            <w:rFonts w:ascii="Cambria Math" w:hAnsi="Cambria Math"/>
                          </w:rPr>
                          <m:t>CI</m:t>
                        </m:r>
                      </m:e>
                      <m:sub>
                        <m:r>
                          <w:rPr>
                            <w:rFonts w:ascii="Cambria Math" w:hAnsi="Cambria Math"/>
                          </w:rPr>
                          <m:t>lower</m:t>
                        </m:r>
                      </m:sub>
                    </m:sSub>
                  </m:num>
                  <m:den>
                    <m:r>
                      <w:rPr>
                        <w:rFonts w:ascii="Cambria Math" w:hAnsi="Cambria Math"/>
                      </w:rPr>
                      <m:t>2z</m:t>
                    </m:r>
                  </m:den>
                </m:f>
                <m:r>
                  <w:rPr>
                    <w:rFonts w:ascii="Cambria Math" w:hAnsi="Cambria Math"/>
                  </w:rPr>
                  <m:t>)</m:t>
                </m:r>
              </m:oMath>
            </m:oMathPara>
          </w:p>
          <w:p w14:paraId="1B7F0C73" w14:textId="77777777" w:rsidR="00BF600D" w:rsidRDefault="00BF600D" w:rsidP="00E067D5">
            <w:r>
              <w:t xml:space="preserve">Where </w:t>
            </w:r>
            <m:oMath>
              <m:sSub>
                <m:sSubPr>
                  <m:ctrlPr>
                    <w:ins w:id="116" w:author="Parastu Kasaie" w:date="2025-11-17T15:10:00Z" w16du:dateUtc="2025-11-17T20:10:00Z">
                      <w:rPr>
                        <w:rFonts w:ascii="Cambria Math" w:hAnsi="Cambria Math"/>
                        <w:i/>
                      </w:rPr>
                    </w:ins>
                  </m:ctrlPr>
                </m:sSubPr>
                <m:e>
                  <m:r>
                    <w:rPr>
                      <w:rFonts w:ascii="Cambria Math" w:hAnsi="Cambria Math"/>
                    </w:rPr>
                    <m:t>CI</m:t>
                  </m:r>
                </m:e>
                <m:sub>
                  <m:r>
                    <w:rPr>
                      <w:rFonts w:ascii="Cambria Math" w:hAnsi="Cambria Math"/>
                    </w:rPr>
                    <m:t>upper</m:t>
                  </m:r>
                </m:sub>
              </m:sSub>
            </m:oMath>
            <w:r>
              <w:t xml:space="preserve"> and </w:t>
            </w:r>
            <m:oMath>
              <m:sSub>
                <m:sSubPr>
                  <m:ctrlPr>
                    <w:ins w:id="117" w:author="Parastu Kasaie" w:date="2025-11-17T15:10:00Z" w16du:dateUtc="2025-11-17T20:10:00Z">
                      <w:rPr>
                        <w:rFonts w:ascii="Cambria Math" w:hAnsi="Cambria Math"/>
                        <w:i/>
                      </w:rPr>
                    </w:ins>
                  </m:ctrlPr>
                </m:sSubPr>
                <m:e>
                  <m:r>
                    <w:rPr>
                      <w:rFonts w:ascii="Cambria Math" w:hAnsi="Cambria Math"/>
                    </w:rPr>
                    <m:t>CI</m:t>
                  </m:r>
                </m:e>
                <m:sub>
                  <m:r>
                    <w:rPr>
                      <w:rFonts w:ascii="Cambria Math" w:hAnsi="Cambria Math"/>
                    </w:rPr>
                    <m:t>lower</m:t>
                  </m:r>
                </m:sub>
              </m:sSub>
            </m:oMath>
            <w:r>
              <w:t xml:space="preserve"> are the upper and lower bounds of the confidence interval, </w:t>
            </w:r>
            <m:oMath>
              <m:r>
                <w:rPr>
                  <w:rFonts w:ascii="Cambria Math" w:hAnsi="Cambria Math"/>
                </w:rPr>
                <m:t>z</m:t>
              </m:r>
            </m:oMath>
            <w:r>
              <w:t xml:space="preserve"> is the z-score corresponding to the desired confidence level (e.g., z=1.96 for 95% a confidence interval). </w:t>
            </w:r>
          </w:p>
          <w:p w14:paraId="740D506C" w14:textId="77777777" w:rsidR="00BF600D" w:rsidRDefault="00BF600D" w:rsidP="00E067D5">
            <w:r w:rsidRPr="00D10B68">
              <w:t>In cases where confidence intervals are not reported, we can estimate the potential uncertainty in the underlying data using various methods. One such technique, particularly in the context of epidemiological surveillance reports, involves looking for comparable estimates of the value of interest from multiple sources. While these sources may not align perfectly, the variations in their reported values can be used to characterize the uncertainty in the data.</w:t>
            </w:r>
            <w:r w:rsidRPr="00646F5A">
              <w:t xml:space="preserve"> </w:t>
            </w:r>
          </w:p>
          <w:p w14:paraId="3DD3255D" w14:textId="77777777" w:rsidR="00BF600D" w:rsidRDefault="00BF600D" w:rsidP="00E067D5">
            <w:r w:rsidRPr="00B43F17">
              <w:rPr>
                <w:b/>
                <w:bCs/>
              </w:rPr>
              <w:t>Example</w:t>
            </w:r>
            <w:r>
              <w:rPr>
                <w:b/>
                <w:bCs/>
              </w:rPr>
              <w:t xml:space="preserve">: </w:t>
            </w:r>
            <w:r w:rsidRPr="00A36E15">
              <w:t>Reported number of</w:t>
            </w:r>
            <w:r>
              <w:t xml:space="preserve"> annual HIV</w:t>
            </w:r>
            <w:r w:rsidRPr="00A36E15">
              <w:t xml:space="preserve"> diagnosis </w:t>
            </w:r>
            <w:r>
              <w:t>i</w:t>
            </w:r>
            <w:r w:rsidRPr="00A36E15">
              <w:t xml:space="preserve">s one of the key calibration targets for HIV transmission models aiming to represent the true (but not observed) number of new infections that arise in a year. </w:t>
            </w:r>
            <w:r>
              <w:t xml:space="preserve">HIV diagnosis data are primarily collected through national and local surveillance systems. In the US, health care providers and laboratories are required to report confirmed HIV diagnoses to the state and local health departments, which then share this data with the CDC. CDC compiles and standardizes this information, ensuring consistency, and performs quality control before publishing it. Given the observed nature of this data, estimates are not accompanied by confidence intervals. in such case, we can rely on multiple sources reporting this data to estimate the “true” number. </w:t>
            </w:r>
          </w:p>
          <w:p w14:paraId="684D2A70" w14:textId="77777777" w:rsidR="00BF600D" w:rsidRDefault="00BF600D" w:rsidP="00E067D5">
            <w:r>
              <w:t xml:space="preserve">Specifically, we rely on capturing the HIV diagnoses data from two sources: 1) </w:t>
            </w:r>
            <w:r w:rsidRPr="00A36E15">
              <w:t xml:space="preserve">CDC </w:t>
            </w:r>
            <w:proofErr w:type="spellStart"/>
            <w:r>
              <w:t>AtlasPlus</w:t>
            </w:r>
            <w:proofErr w:type="spellEnd"/>
            <w:r>
              <w:t xml:space="preserve"> (formerly NCHHSTP Atlas) is a </w:t>
            </w:r>
            <w:proofErr w:type="gramStart"/>
            <w:r>
              <w:t>platforms</w:t>
            </w:r>
            <w:proofErr w:type="gramEnd"/>
            <w:r>
              <w:t xml:space="preserve"> that CDC uses to disseminate HIV/STI data. </w:t>
            </w:r>
            <w:proofErr w:type="spellStart"/>
            <w:r>
              <w:t>AtlasPlus</w:t>
            </w:r>
            <w:proofErr w:type="spellEnd"/>
            <w:r>
              <w:t xml:space="preserve"> is an interactive tool that provides access to HIV diagnoses data (among other outcomes) over time and at different levels of stratifications (by age, race, location, </w:t>
            </w:r>
            <w:proofErr w:type="spellStart"/>
            <w:r>
              <w:t>etc</w:t>
            </w:r>
            <w:proofErr w:type="spellEnd"/>
            <w:r>
              <w:t>), 2) local health department publish annual HIV surveillance summaries. Difference in reported data from these sources can arise due to different reasons, such as duplications, reporting completeness, timeline, and case definition. If we rely on the CDC reported data as the more reliable data, we can model data from local health department as being drawn from a distribution centered on the CDC estimate, with an error term capturing the discrepancies:</w:t>
            </w:r>
          </w:p>
          <w:p w14:paraId="7361F9BA" w14:textId="77777777" w:rsidR="00BF600D" w:rsidRPr="000C0C21" w:rsidRDefault="00000000" w:rsidP="00E067D5">
            <m:oMathPara>
              <m:oMath>
                <m:sSub>
                  <m:sSubPr>
                    <m:ctrlPr>
                      <w:ins w:id="118"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local</m:t>
                    </m:r>
                  </m:sub>
                </m:sSub>
                <m:r>
                  <w:rPr>
                    <w:rFonts w:ascii="Cambria Math" w:hAnsi="Cambria Math"/>
                  </w:rPr>
                  <m:t xml:space="preserve"> | </m:t>
                </m:r>
                <m:sSub>
                  <m:sSubPr>
                    <m:ctrlPr>
                      <w:ins w:id="119"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CDC</m:t>
                    </m:r>
                  </m:sub>
                </m:sSub>
                <m:r>
                  <w:rPr>
                    <w:rFonts w:ascii="Cambria Math" w:hAnsi="Cambria Math"/>
                  </w:rPr>
                  <m:t>=N (</m:t>
                </m:r>
                <m:sSub>
                  <m:sSubPr>
                    <m:ctrlPr>
                      <w:ins w:id="120"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CDC</m:t>
                    </m:r>
                  </m:sub>
                </m:sSub>
                <m:r>
                  <w:rPr>
                    <w:rFonts w:ascii="Cambria Math" w:hAnsi="Cambria Math"/>
                  </w:rPr>
                  <m:t>,</m:t>
                </m:r>
                <m:sSup>
                  <m:sSupPr>
                    <m:ctrlPr>
                      <w:ins w:id="121" w:author="Parastu Kasaie" w:date="2025-11-17T15:10:00Z" w16du:dateUtc="2025-11-17T20:10:00Z">
                        <w:rPr>
                          <w:rFonts w:ascii="Cambria Math" w:hAnsi="Cambria Math"/>
                          <w:i/>
                        </w:rPr>
                      </w:ins>
                    </m:ctrlPr>
                  </m:sSupPr>
                  <m:e>
                    <m:r>
                      <w:rPr>
                        <w:rFonts w:ascii="Cambria Math" w:hAnsi="Cambria Math"/>
                      </w:rPr>
                      <m:t>σ</m:t>
                    </m:r>
                  </m:e>
                  <m:sup>
                    <m:r>
                      <w:rPr>
                        <w:rFonts w:ascii="Cambria Math" w:hAnsi="Cambria Math"/>
                      </w:rPr>
                      <m:t>2</m:t>
                    </m:r>
                  </m:sup>
                </m:sSup>
                <m:r>
                  <w:rPr>
                    <w:rFonts w:ascii="Cambria Math" w:hAnsi="Cambria Math"/>
                  </w:rPr>
                  <m:t>)</m:t>
                </m:r>
              </m:oMath>
            </m:oMathPara>
          </w:p>
          <w:p w14:paraId="10B65C1E" w14:textId="77777777" w:rsidR="00BF600D" w:rsidRDefault="00BF600D" w:rsidP="00E067D5">
            <w:r>
              <w:t xml:space="preserve">Where </w:t>
            </w:r>
            <m:oMath>
              <m:sSub>
                <m:sSubPr>
                  <m:ctrlPr>
                    <w:ins w:id="122"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local</m:t>
                  </m:r>
                </m:sub>
              </m:sSub>
            </m:oMath>
            <w:r>
              <w:t xml:space="preserve"> is the number of diagnoses reported by a local health department, </w:t>
            </w:r>
            <m:oMath>
              <m:sSub>
                <m:sSubPr>
                  <m:ctrlPr>
                    <w:ins w:id="123"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CDC</m:t>
                  </m:r>
                </m:sub>
              </m:sSub>
            </m:oMath>
            <w:r>
              <w:t xml:space="preserve"> is the CDC’s estimated (treated as the reference value), and </w:t>
            </w:r>
            <m:oMath>
              <m:sSup>
                <m:sSupPr>
                  <m:ctrlPr>
                    <w:ins w:id="124" w:author="Parastu Kasaie" w:date="2025-11-17T15:10:00Z" w16du:dateUtc="2025-11-17T20:10:00Z">
                      <w:rPr>
                        <w:rFonts w:ascii="Cambria Math" w:hAnsi="Cambria Math"/>
                        <w:i/>
                      </w:rPr>
                    </w:ins>
                  </m:ctrlPr>
                </m:sSupPr>
                <m:e>
                  <m:r>
                    <w:rPr>
                      <w:rFonts w:ascii="Cambria Math" w:hAnsi="Cambria Math"/>
                    </w:rPr>
                    <m:t>σ</m:t>
                  </m:r>
                </m:e>
                <m:sup>
                  <m:r>
                    <w:rPr>
                      <w:rFonts w:ascii="Cambria Math" w:hAnsi="Cambria Math"/>
                    </w:rPr>
                    <m:t>2</m:t>
                  </m:r>
                </m:sup>
              </m:sSup>
            </m:oMath>
            <w:r>
              <w:t xml:space="preserve"> captures the discrepancy between these two sources. </w:t>
            </w:r>
          </w:p>
          <w:p w14:paraId="3EF8B501" w14:textId="77777777" w:rsidR="00BF600D" w:rsidRDefault="00BF600D" w:rsidP="00E067D5"/>
          <w:p w14:paraId="6644B37D" w14:textId="77777777" w:rsidR="00BF600D" w:rsidRDefault="00BF600D" w:rsidP="00E067D5"/>
          <w:p w14:paraId="74A6B13A" w14:textId="77777777" w:rsidR="00BF600D" w:rsidRPr="00A36E15" w:rsidRDefault="00BF600D" w:rsidP="00E067D5">
            <w:pPr>
              <w:rPr>
                <w:color w:val="000000"/>
              </w:rPr>
            </w:pPr>
            <w:r>
              <w:t xml:space="preserve"> </w:t>
            </w:r>
            <w:proofErr w:type="spellStart"/>
            <w:r w:rsidRPr="00A36E15">
              <w:rPr>
                <w:color w:val="000000"/>
              </w:rPr>
              <w:t>hile</w:t>
            </w:r>
            <w:proofErr w:type="spellEnd"/>
            <w:r w:rsidRPr="00A36E15">
              <w:rPr>
                <w:color w:val="000000"/>
              </w:rPr>
              <w:t xml:space="preserve"> local health departments may report similar data. In such cases, we can assess the likelihood that the data from each source reflects the "true" number of diagnoses. If we assume that the CDC data is more reliable, we can model the observed data from other sources as being drawn from a distribution centered around the CDC's estimate, with σ2 capturing the variability or error between the sources.</w:t>
            </w:r>
          </w:p>
          <w:p w14:paraId="39E9F0B6" w14:textId="77777777" w:rsidR="00BF600D" w:rsidRDefault="00BF600D" w:rsidP="00E067D5">
            <w:pPr>
              <w:rPr>
                <w:color w:val="000000"/>
              </w:rPr>
            </w:pPr>
          </w:p>
        </w:tc>
      </w:tr>
    </w:tbl>
    <w:p w14:paraId="2BBDC15E" w14:textId="77777777" w:rsidR="00BF600D" w:rsidRPr="00640D1C" w:rsidRDefault="00BF600D" w:rsidP="00BF600D">
      <w:pPr>
        <w:rPr>
          <w:color w:val="000000"/>
        </w:rPr>
      </w:pPr>
    </w:p>
    <w:p w14:paraId="29B0020D" w14:textId="77777777" w:rsidR="00BF600D" w:rsidRPr="00646F5A" w:rsidRDefault="00BF600D" w:rsidP="00BF600D">
      <w:pPr>
        <w:rPr>
          <w:color w:val="000000"/>
        </w:rPr>
      </w:pPr>
    </w:p>
    <w:p w14:paraId="604B6A76" w14:textId="77777777" w:rsidR="00BF600D" w:rsidRDefault="00BF600D" w:rsidP="00BF600D"/>
    <w:p w14:paraId="4840247B" w14:textId="77777777" w:rsidR="00BF600D" w:rsidRDefault="00BF600D" w:rsidP="00BF600D"/>
    <w:tbl>
      <w:tblPr>
        <w:tblStyle w:val="TableGrid"/>
        <w:tblW w:w="0" w:type="auto"/>
        <w:tblLook w:val="04A0" w:firstRow="1" w:lastRow="0" w:firstColumn="1" w:lastColumn="0" w:noHBand="0" w:noVBand="1"/>
      </w:tblPr>
      <w:tblGrid>
        <w:gridCol w:w="9350"/>
      </w:tblGrid>
      <w:tr w:rsidR="00BF600D" w14:paraId="1E579AB6" w14:textId="77777777" w:rsidTr="00E067D5">
        <w:tc>
          <w:tcPr>
            <w:tcW w:w="9350" w:type="dxa"/>
          </w:tcPr>
          <w:p w14:paraId="5FC466F0" w14:textId="77777777" w:rsidR="00BF600D" w:rsidRPr="00AF5C40" w:rsidRDefault="00BF600D" w:rsidP="00E067D5">
            <w:pPr>
              <w:rPr>
                <w:b/>
                <w:bCs/>
              </w:rPr>
            </w:pPr>
            <w:r w:rsidRPr="00AF5C40">
              <w:rPr>
                <w:b/>
                <w:bCs/>
              </w:rPr>
              <w:lastRenderedPageBreak/>
              <w:t>Impact of Sample Size and Error on Likelihood in the Poisson Distribution</w:t>
            </w:r>
          </w:p>
          <w:p w14:paraId="0CADE061" w14:textId="77777777" w:rsidR="00BF600D" w:rsidRPr="00AF5C40" w:rsidRDefault="00BF600D" w:rsidP="00E067D5">
            <w:pPr>
              <w:rPr>
                <w:i/>
                <w:iCs/>
                <w:color w:val="000000"/>
              </w:rPr>
            </w:pPr>
            <w:r w:rsidRPr="00AF5C40">
              <w:rPr>
                <w:i/>
                <w:iCs/>
                <w:color w:val="000000"/>
              </w:rPr>
              <w:t>The Poisson distribution inherently weights deviations from the mean based on its value. This is important when interpreting errors. Let’s consider two examples to illustrate this:</w:t>
            </w:r>
          </w:p>
          <w:p w14:paraId="05859EE4" w14:textId="77777777" w:rsidR="00BF600D" w:rsidRPr="00AF5C40" w:rsidRDefault="00BF600D" w:rsidP="00E067D5">
            <w:pPr>
              <w:pStyle w:val="ListParagraph"/>
              <w:numPr>
                <w:ilvl w:val="0"/>
                <w:numId w:val="53"/>
              </w:numPr>
              <w:rPr>
                <w:i/>
                <w:iCs/>
                <w:color w:val="000000"/>
              </w:rPr>
            </w:pPr>
            <w:r w:rsidRPr="00AF5C40">
              <w:rPr>
                <w:b/>
                <w:bCs/>
                <w:i/>
                <w:iCs/>
                <w:color w:val="000000"/>
              </w:rPr>
              <w:t>Example 1</w:t>
            </w:r>
            <w:r w:rsidRPr="00AF5C40">
              <w:rPr>
                <w:i/>
                <w:iCs/>
                <w:color w:val="000000"/>
              </w:rPr>
              <w:t xml:space="preserve">: If the target number of diagnosed cases is M=6, </w:t>
            </w:r>
            <w:proofErr w:type="gramStart"/>
            <w:r w:rsidRPr="00AF5C40">
              <w:rPr>
                <w:i/>
                <w:iCs/>
                <w:color w:val="000000"/>
              </w:rPr>
              <w:t>then:σ</w:t>
            </w:r>
            <w:proofErr w:type="gramEnd"/>
            <w:r w:rsidRPr="00AF5C40">
              <w:rPr>
                <w:i/>
                <w:iCs/>
                <w:color w:val="000000"/>
              </w:rPr>
              <w:t>2=6 and σ≈2.</w:t>
            </w:r>
          </w:p>
          <w:p w14:paraId="722D4666" w14:textId="77777777" w:rsidR="00BF600D" w:rsidRPr="00AF5C40" w:rsidRDefault="00BF600D" w:rsidP="00E067D5">
            <w:pPr>
              <w:pStyle w:val="ListParagraph"/>
              <w:rPr>
                <w:i/>
                <w:iCs/>
                <w:color w:val="000000"/>
              </w:rPr>
            </w:pPr>
            <w:r w:rsidRPr="00AF5C40">
              <w:rPr>
                <w:i/>
                <w:iCs/>
                <w:color w:val="000000"/>
              </w:rPr>
              <w:t>In such case, the relative error (error ratio) is σ/M=2/6≈33%</w:t>
            </w:r>
          </w:p>
          <w:p w14:paraId="4DF2B263" w14:textId="77777777" w:rsidR="00BF600D" w:rsidRPr="00AF5C40" w:rsidRDefault="00BF600D" w:rsidP="00E067D5">
            <w:pPr>
              <w:pStyle w:val="ListParagraph"/>
              <w:numPr>
                <w:ilvl w:val="0"/>
                <w:numId w:val="53"/>
              </w:numPr>
              <w:rPr>
                <w:i/>
                <w:iCs/>
                <w:color w:val="000000"/>
              </w:rPr>
            </w:pPr>
            <w:r w:rsidRPr="00AF5C40">
              <w:rPr>
                <w:b/>
                <w:bCs/>
                <w:i/>
                <w:iCs/>
                <w:color w:val="000000"/>
              </w:rPr>
              <w:t>Example 2</w:t>
            </w:r>
            <w:r w:rsidRPr="00AF5C40">
              <w:rPr>
                <w:i/>
                <w:iCs/>
                <w:color w:val="000000"/>
              </w:rPr>
              <w:t xml:space="preserve">: If the target number of diagnosed cases is M=600, </w:t>
            </w:r>
            <w:proofErr w:type="gramStart"/>
            <w:r w:rsidRPr="00AF5C40">
              <w:rPr>
                <w:i/>
                <w:iCs/>
                <w:color w:val="000000"/>
              </w:rPr>
              <w:t>then:σ</w:t>
            </w:r>
            <w:proofErr w:type="gramEnd"/>
            <w:r w:rsidRPr="00AF5C40">
              <w:rPr>
                <w:i/>
                <w:iCs/>
                <w:color w:val="000000"/>
              </w:rPr>
              <w:t>2=600 and σ≈24.5</w:t>
            </w:r>
          </w:p>
          <w:p w14:paraId="72B25934" w14:textId="77777777" w:rsidR="00BF600D" w:rsidRPr="00AF5C40" w:rsidRDefault="00BF600D" w:rsidP="00E067D5">
            <w:pPr>
              <w:pStyle w:val="ListParagraph"/>
              <w:rPr>
                <w:i/>
                <w:iCs/>
                <w:color w:val="000000"/>
              </w:rPr>
            </w:pPr>
            <w:r w:rsidRPr="00AF5C40">
              <w:rPr>
                <w:i/>
                <w:iCs/>
                <w:color w:val="000000"/>
              </w:rPr>
              <w:t>The relative error in this case is σ/M=24.5/600≈4%</w:t>
            </w:r>
          </w:p>
          <w:p w14:paraId="3F15068B" w14:textId="77777777" w:rsidR="00BF600D" w:rsidRPr="00AF5C40" w:rsidRDefault="00BF600D" w:rsidP="00E067D5">
            <w:pPr>
              <w:rPr>
                <w:b/>
                <w:bCs/>
                <w:i/>
                <w:iCs/>
                <w:color w:val="000000"/>
              </w:rPr>
            </w:pPr>
          </w:p>
          <w:p w14:paraId="24A8D6A4" w14:textId="77777777" w:rsidR="00BF600D" w:rsidRPr="00AF5C40" w:rsidRDefault="00BF600D" w:rsidP="00E067D5">
            <w:pPr>
              <w:pStyle w:val="ListParagraph"/>
              <w:ind w:left="0"/>
              <w:rPr>
                <w:i/>
                <w:iCs/>
                <w:color w:val="000000"/>
              </w:rPr>
            </w:pPr>
            <w:r w:rsidRPr="00AF5C40">
              <w:rPr>
                <w:i/>
                <w:iCs/>
                <w:color w:val="000000"/>
              </w:rPr>
              <w:t xml:space="preserve">As the number of events (or cases) increases, the relative error decreases, which is a characteristic of the Poisson distribution: estimating larger numbers of events comes with less uncertainty compared to smaller numbers. When the </w:t>
            </w:r>
            <w:r w:rsidRPr="00AF5C40">
              <w:rPr>
                <w:i/>
                <w:iCs/>
                <w:color w:val="000000"/>
                <w:u w:val="single"/>
              </w:rPr>
              <w:t>true value is low</w:t>
            </w:r>
            <w:r w:rsidRPr="00AF5C40">
              <w:rPr>
                <w:i/>
                <w:iCs/>
                <w:color w:val="000000"/>
              </w:rPr>
              <w:t xml:space="preserve">, the </w:t>
            </w:r>
            <w:r w:rsidRPr="00AF5C40">
              <w:rPr>
                <w:i/>
                <w:iCs/>
                <w:color w:val="000000"/>
                <w:u w:val="single"/>
              </w:rPr>
              <w:t>relative error is larger</w:t>
            </w:r>
            <w:r w:rsidRPr="00AF5C40">
              <w:rPr>
                <w:i/>
                <w:iCs/>
                <w:color w:val="000000"/>
              </w:rPr>
              <w:t xml:space="preserve">, indicating </w:t>
            </w:r>
            <w:r w:rsidRPr="00AF5C40">
              <w:rPr>
                <w:i/>
                <w:iCs/>
                <w:color w:val="000000"/>
                <w:u w:val="single"/>
              </w:rPr>
              <w:t>greater uncertainty</w:t>
            </w:r>
            <w:r w:rsidRPr="00AF5C40">
              <w:rPr>
                <w:i/>
                <w:iCs/>
                <w:color w:val="000000"/>
              </w:rPr>
              <w:t xml:space="preserve"> in the estimate, and the likelihood function is </w:t>
            </w:r>
            <w:r w:rsidRPr="00AF5C40">
              <w:rPr>
                <w:i/>
                <w:iCs/>
                <w:color w:val="000000"/>
                <w:u w:val="single"/>
              </w:rPr>
              <w:t>more sensitive to differences between the observed and true counts</w:t>
            </w:r>
            <w:r w:rsidRPr="00AF5C40">
              <w:rPr>
                <w:i/>
                <w:iCs/>
                <w:color w:val="000000"/>
              </w:rPr>
              <w:t>. In contrast, when the true value is high, the relative error is smaller, meaning there is less uncertainty, and the likelihood function is less sensitive to deviations between the observed and true counts.</w:t>
            </w:r>
          </w:p>
          <w:p w14:paraId="7C3F2ABD" w14:textId="77777777" w:rsidR="00BF600D" w:rsidRDefault="00BF600D" w:rsidP="00E067D5">
            <w:pPr>
              <w:pStyle w:val="ListParagraph"/>
              <w:ind w:left="0"/>
              <w:rPr>
                <w:color w:val="000000"/>
              </w:rPr>
            </w:pPr>
          </w:p>
        </w:tc>
      </w:tr>
    </w:tbl>
    <w:p w14:paraId="21D6E9F2" w14:textId="77777777" w:rsidR="00BF600D" w:rsidRDefault="00BF600D" w:rsidP="00BF600D"/>
    <w:p w14:paraId="57DDA59F" w14:textId="2E001546" w:rsidR="00BF600D" w:rsidRDefault="00BF600D" w:rsidP="00522952">
      <w:pPr>
        <w:pStyle w:val="Heading2"/>
      </w:pPr>
      <w:commentRangeStart w:id="125"/>
      <w:r>
        <w:t>Expansion</w:t>
      </w:r>
      <w:commentRangeEnd w:id="125"/>
      <w:r>
        <w:rPr>
          <w:rStyle w:val="CommentReference"/>
          <w:rFonts w:eastAsia="Times New Roman" w:cs="Times New Roman"/>
          <w:b w:val="0"/>
          <w:color w:val="auto"/>
        </w:rPr>
        <w:commentReference w:id="125"/>
      </w:r>
      <w:r>
        <w:t xml:space="preserve"> to Stratified Data</w:t>
      </w:r>
    </w:p>
    <w:p w14:paraId="6D27B11B" w14:textId="77777777" w:rsidR="00BF600D" w:rsidRPr="00F4065F" w:rsidRDefault="00BF600D" w:rsidP="00BF600D">
      <w:r w:rsidRPr="00D05B4B">
        <w:t>When data are stratified by subgroups (e.g., age, sex, race), the reported counts or measurements may not perfectly reflect the true underlying values for each subgroup. </w:t>
      </w:r>
      <w:r>
        <w:t xml:space="preserve">We formalize this by modeling the measurement error in reported data. Specifically, the reported values </w:t>
      </w:r>
      <m:oMath>
        <m:sSub>
          <m:sSubPr>
            <m:ctrlPr>
              <w:ins w:id="126"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rep</m:t>
            </m:r>
          </m:sub>
        </m:sSub>
      </m:oMath>
      <w:r>
        <w:t xml:space="preserve"> are assumed to be noisy observations of the true values </w:t>
      </w:r>
      <m:oMath>
        <m:sSub>
          <m:sSubPr>
            <m:ctrlPr>
              <w:ins w:id="127"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oMath>
      <w:r>
        <w:t>. This noise is captured using a multivariate normal distribution</w:t>
      </w:r>
    </w:p>
    <w:p w14:paraId="26C24BAD" w14:textId="77777777" w:rsidR="00BF600D" w:rsidRPr="00F4065F" w:rsidRDefault="00000000" w:rsidP="00BF600D">
      <m:oMathPara>
        <m:oMath>
          <m:sSub>
            <m:sSubPr>
              <m:ctrlPr>
                <w:ins w:id="128"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rep</m:t>
              </m:r>
            </m:sub>
          </m:sSub>
          <m:r>
            <w:rPr>
              <w:rFonts w:ascii="Cambria Math" w:hAnsi="Cambria Math"/>
            </w:rPr>
            <m:t>~ MVN</m:t>
          </m:r>
          <m:d>
            <m:dPr>
              <m:ctrlPr>
                <w:ins w:id="129" w:author="Parastu Kasaie" w:date="2025-11-17T15:10:00Z" w16du:dateUtc="2025-11-17T20:10:00Z">
                  <w:rPr>
                    <w:rFonts w:ascii="Cambria Math" w:hAnsi="Cambria Math"/>
                    <w:i/>
                  </w:rPr>
                </w:ins>
              </m:ctrlPr>
            </m:dPr>
            <m:e>
              <m:sSub>
                <m:sSubPr>
                  <m:ctrlPr>
                    <w:ins w:id="130"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 xml:space="preserve">, </m:t>
              </m:r>
              <m:r>
                <m:rPr>
                  <m:sty m:val="p"/>
                </m:rPr>
                <w:rPr>
                  <w:rFonts w:ascii="Cambria Math" w:hAnsi="Cambria Math"/>
                </w:rPr>
                <m:t>Σ</m:t>
              </m:r>
            </m:e>
          </m:d>
        </m:oMath>
      </m:oMathPara>
    </w:p>
    <w:p w14:paraId="06DDF0DC" w14:textId="77777777" w:rsidR="00BF600D" w:rsidRDefault="00BF600D" w:rsidP="00BF600D">
      <w:r>
        <w:t xml:space="preserve">where </w:t>
      </w:r>
      <m:oMath>
        <m:r>
          <m:rPr>
            <m:sty m:val="p"/>
          </m:rPr>
          <w:rPr>
            <w:rFonts w:ascii="Cambria Math" w:hAnsi="Cambria Math"/>
          </w:rPr>
          <m:t>Σ</m:t>
        </m:r>
      </m:oMath>
      <w:r>
        <w:t xml:space="preserve"> is t</w:t>
      </w:r>
      <w:r w:rsidRPr="0001408E">
        <w:t>he measurement error covariance matrix</w:t>
      </w:r>
      <w:r>
        <w:t xml:space="preserve"> </w:t>
      </w:r>
      <w:r w:rsidRPr="00835C66">
        <w:t>that encodes the variance of each subgroup’s measurement and the correlations between subgroups (if any).</w:t>
      </w:r>
    </w:p>
    <w:p w14:paraId="0B6DE691" w14:textId="77777777" w:rsidR="00BF600D" w:rsidRDefault="00BF600D" w:rsidP="00BF600D">
      <w:pPr>
        <w:rPr>
          <w:b/>
          <w:bCs/>
        </w:rPr>
      </w:pPr>
      <w:r w:rsidRPr="00A05FBD">
        <w:rPr>
          <w:b/>
          <w:bCs/>
        </w:rPr>
        <w:t>Assumption 1</w:t>
      </w:r>
      <w:r>
        <w:rPr>
          <w:b/>
          <w:bCs/>
        </w:rPr>
        <w:t xml:space="preserve">: </w:t>
      </w:r>
      <w:r w:rsidRPr="007A49D3">
        <w:rPr>
          <w:b/>
          <w:bCs/>
        </w:rPr>
        <w:t>Handling Partial Granularity in Reported Data</w:t>
      </w:r>
    </w:p>
    <w:p w14:paraId="1232F676" w14:textId="77777777" w:rsidR="00BF600D" w:rsidRPr="0001408E" w:rsidRDefault="00BF600D" w:rsidP="00BF600D">
      <w:proofErr w:type="gramStart"/>
      <w:r>
        <w:t>In reality,</w:t>
      </w:r>
      <w:r w:rsidRPr="0001408E">
        <w:t xml:space="preserve"> data</w:t>
      </w:r>
      <w:proofErr w:type="gramEnd"/>
      <w:r w:rsidRPr="0001408E">
        <w:t xml:space="preserve"> is often not reported at the finest granularity across all dimensions (e.g., age and race combinations), but instead aggregated over certain dimensions (e.g., total counts by age or by race, but not both). This creates the need for a </w:t>
      </w:r>
      <w:r w:rsidRPr="0001408E">
        <w:rPr>
          <w:u w:val="single"/>
        </w:rPr>
        <w:t>transformation</w:t>
      </w:r>
      <w:r w:rsidRPr="0001408E">
        <w:t xml:space="preserve"> to account for the aggregated reporting.</w:t>
      </w:r>
    </w:p>
    <w:p w14:paraId="4825BFAB" w14:textId="77777777" w:rsidR="00BF600D" w:rsidRDefault="00BF600D" w:rsidP="00BF600D"/>
    <w:p w14:paraId="6B36E2CD" w14:textId="77777777" w:rsidR="00BF600D" w:rsidRPr="0001408E" w:rsidRDefault="00BF600D" w:rsidP="00BF600D">
      <w:r>
        <w:t xml:space="preserve">Example: </w:t>
      </w:r>
      <w:r w:rsidRPr="0001408E">
        <w:t>Consider four groups:</w:t>
      </w:r>
    </w:p>
    <w:p w14:paraId="33A7D0F4" w14:textId="77777777" w:rsidR="00BF600D" w:rsidRPr="0001408E" w:rsidRDefault="00BF600D" w:rsidP="00BF600D">
      <w:pPr>
        <w:pStyle w:val="ListParagraph"/>
        <w:numPr>
          <w:ilvl w:val="0"/>
          <w:numId w:val="7"/>
        </w:numPr>
      </w:pPr>
      <w:r w:rsidRPr="0001408E">
        <w:t>Young Black (YB)</w:t>
      </w:r>
    </w:p>
    <w:p w14:paraId="4807EB7E" w14:textId="77777777" w:rsidR="00BF600D" w:rsidRPr="0001408E" w:rsidRDefault="00BF600D" w:rsidP="00BF600D">
      <w:pPr>
        <w:pStyle w:val="ListParagraph"/>
        <w:numPr>
          <w:ilvl w:val="0"/>
          <w:numId w:val="7"/>
        </w:numPr>
      </w:pPr>
      <w:r w:rsidRPr="0001408E">
        <w:t>Old Black (OB)</w:t>
      </w:r>
    </w:p>
    <w:p w14:paraId="72E22C38" w14:textId="77777777" w:rsidR="00BF600D" w:rsidRPr="0001408E" w:rsidRDefault="00BF600D" w:rsidP="00BF600D">
      <w:pPr>
        <w:pStyle w:val="ListParagraph"/>
        <w:numPr>
          <w:ilvl w:val="0"/>
          <w:numId w:val="7"/>
        </w:numPr>
      </w:pPr>
      <w:r w:rsidRPr="0001408E">
        <w:t>Young White (YW)</w:t>
      </w:r>
    </w:p>
    <w:p w14:paraId="69C74C50" w14:textId="77777777" w:rsidR="00BF600D" w:rsidRPr="0001408E" w:rsidRDefault="00BF600D" w:rsidP="00BF600D">
      <w:pPr>
        <w:pStyle w:val="ListParagraph"/>
        <w:numPr>
          <w:ilvl w:val="0"/>
          <w:numId w:val="7"/>
        </w:numPr>
      </w:pPr>
      <w:r w:rsidRPr="0001408E">
        <w:t>Old White (OW)</w:t>
      </w:r>
    </w:p>
    <w:p w14:paraId="1DC78F87" w14:textId="77777777" w:rsidR="00BF600D" w:rsidRDefault="00BF600D" w:rsidP="00BF600D"/>
    <w:p w14:paraId="0BD9E831" w14:textId="77777777" w:rsidR="00BF600D" w:rsidRPr="0001408E" w:rsidRDefault="00BF600D" w:rsidP="00BF600D">
      <w:r w:rsidRPr="0001408E">
        <w:t>The true number of diagnoses is represented as</w:t>
      </w:r>
      <m:oMath>
        <m:r>
          <w:rPr>
            <w:rFonts w:ascii="Cambria Math" w:hAnsi="Cambria Math"/>
          </w:rPr>
          <m:t xml:space="preserve"> </m:t>
        </m:r>
        <m:sSub>
          <m:sSubPr>
            <m:ctrlPr>
              <w:ins w:id="131"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m:t>
        </m:r>
        <m:sSubSup>
          <m:sSubSupPr>
            <m:ctrlPr>
              <w:ins w:id="132"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true</m:t>
            </m:r>
          </m:sub>
          <m:sup>
            <m:r>
              <w:rPr>
                <w:rFonts w:ascii="Cambria Math" w:hAnsi="Cambria Math"/>
              </w:rPr>
              <m:t>YB</m:t>
            </m:r>
          </m:sup>
        </m:sSubSup>
        <m:r>
          <w:rPr>
            <w:rFonts w:ascii="Cambria Math" w:hAnsi="Cambria Math"/>
          </w:rPr>
          <m:t>,</m:t>
        </m:r>
        <m:sSubSup>
          <m:sSubSupPr>
            <m:ctrlPr>
              <w:ins w:id="133"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true</m:t>
            </m:r>
          </m:sub>
          <m:sup>
            <m:r>
              <w:rPr>
                <w:rFonts w:ascii="Cambria Math" w:hAnsi="Cambria Math"/>
              </w:rPr>
              <m:t>OB</m:t>
            </m:r>
          </m:sup>
        </m:sSubSup>
        <m:r>
          <w:rPr>
            <w:rFonts w:ascii="Cambria Math" w:hAnsi="Cambria Math"/>
          </w:rPr>
          <m:t>,</m:t>
        </m:r>
        <m:sSubSup>
          <m:sSubSupPr>
            <m:ctrlPr>
              <w:ins w:id="134"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true</m:t>
            </m:r>
          </m:sub>
          <m:sup>
            <m:r>
              <w:rPr>
                <w:rFonts w:ascii="Cambria Math" w:hAnsi="Cambria Math"/>
              </w:rPr>
              <m:t>YW</m:t>
            </m:r>
          </m:sup>
        </m:sSubSup>
        <m:r>
          <w:rPr>
            <w:rFonts w:ascii="Cambria Math" w:hAnsi="Cambria Math"/>
          </w:rPr>
          <m:t>,</m:t>
        </m:r>
        <m:sSubSup>
          <m:sSubSupPr>
            <m:ctrlPr>
              <w:ins w:id="135"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true</m:t>
            </m:r>
          </m:sub>
          <m:sup>
            <m:r>
              <w:rPr>
                <w:rFonts w:ascii="Cambria Math" w:hAnsi="Cambria Math"/>
              </w:rPr>
              <m:t>OB</m:t>
            </m:r>
          </m:sup>
        </m:sSubSup>
        <m:r>
          <w:rPr>
            <w:rFonts w:ascii="Cambria Math" w:hAnsi="Cambria Math"/>
          </w:rPr>
          <m:t>]</m:t>
        </m:r>
      </m:oMath>
      <w:r>
        <w:t xml:space="preserve"> </w:t>
      </w:r>
      <w:r w:rsidRPr="0001408E">
        <w:t>while the reported data is aggregated along the margins (age and race separately), so: </w:t>
      </w:r>
      <m:oMath>
        <m:sSub>
          <m:sSubPr>
            <m:ctrlPr>
              <w:ins w:id="136"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rep</m:t>
            </m:r>
          </m:sub>
        </m:sSub>
        <m:r>
          <w:rPr>
            <w:rFonts w:ascii="Cambria Math" w:hAnsi="Cambria Math"/>
          </w:rPr>
          <m:t>=</m:t>
        </m:r>
        <m:d>
          <m:dPr>
            <m:begChr m:val="["/>
            <m:endChr m:val="]"/>
            <m:ctrlPr>
              <w:ins w:id="137" w:author="Parastu Kasaie" w:date="2025-11-17T15:10:00Z" w16du:dateUtc="2025-11-17T20:10:00Z">
                <w:rPr>
                  <w:rFonts w:ascii="Cambria Math" w:hAnsi="Cambria Math"/>
                  <w:i/>
                </w:rPr>
              </w:ins>
            </m:ctrlPr>
          </m:dPr>
          <m:e>
            <m:sSubSup>
              <m:sSubSupPr>
                <m:ctrlPr>
                  <w:ins w:id="138"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Y</m:t>
                </m:r>
              </m:sup>
            </m:sSubSup>
            <m:r>
              <w:rPr>
                <w:rFonts w:ascii="Cambria Math" w:hAnsi="Cambria Math"/>
              </w:rPr>
              <m:t>,</m:t>
            </m:r>
            <m:sSubSup>
              <m:sSubSupPr>
                <m:ctrlPr>
                  <w:ins w:id="139"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O</m:t>
                </m:r>
              </m:sup>
            </m:sSubSup>
            <m:r>
              <w:rPr>
                <w:rFonts w:ascii="Cambria Math" w:hAnsi="Cambria Math"/>
              </w:rPr>
              <m:t>,</m:t>
            </m:r>
            <m:sSubSup>
              <m:sSubSupPr>
                <m:ctrlPr>
                  <w:ins w:id="140"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B</m:t>
                </m:r>
              </m:sup>
            </m:sSubSup>
            <m:r>
              <w:rPr>
                <w:rFonts w:ascii="Cambria Math" w:hAnsi="Cambria Math"/>
              </w:rPr>
              <m:t>,</m:t>
            </m:r>
            <m:sSubSup>
              <m:sSubSupPr>
                <m:ctrlPr>
                  <w:ins w:id="141"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W</m:t>
                </m:r>
              </m:sup>
            </m:sSubSup>
          </m:e>
        </m:d>
      </m:oMath>
      <w:r>
        <w:t xml:space="preserve"> w</w:t>
      </w:r>
      <w:r w:rsidRPr="0001408E">
        <w:t>here </w:t>
      </w:r>
      <m:oMath>
        <m:sSubSup>
          <m:sSubSupPr>
            <m:ctrlPr>
              <w:ins w:id="142"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Y</m:t>
            </m:r>
          </m:sup>
        </m:sSubSup>
        <m:r>
          <w:rPr>
            <w:rFonts w:ascii="Cambria Math" w:hAnsi="Cambria Math"/>
          </w:rPr>
          <m:t>,</m:t>
        </m:r>
        <m:sSubSup>
          <m:sSubSupPr>
            <m:ctrlPr>
              <w:ins w:id="143"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O</m:t>
            </m:r>
          </m:sup>
        </m:sSubSup>
        <m:r>
          <w:rPr>
            <w:rFonts w:ascii="Cambria Math" w:hAnsi="Cambria Math"/>
          </w:rPr>
          <m:t xml:space="preserve"> </m:t>
        </m:r>
      </m:oMath>
      <w:r w:rsidRPr="0001408E">
        <w:t xml:space="preserve">are aggregated over </w:t>
      </w:r>
      <w:r>
        <w:t>age</w:t>
      </w:r>
      <w:r w:rsidRPr="0001408E">
        <w:t xml:space="preserve"> (young and old), and </w:t>
      </w:r>
      <m:oMath>
        <m:sSubSup>
          <m:sSubSupPr>
            <m:ctrlPr>
              <w:ins w:id="144"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B</m:t>
            </m:r>
          </m:sup>
        </m:sSubSup>
        <m:r>
          <w:rPr>
            <w:rFonts w:ascii="Cambria Math" w:hAnsi="Cambria Math"/>
          </w:rPr>
          <m:t>,</m:t>
        </m:r>
        <m:sSubSup>
          <m:sSubSupPr>
            <m:ctrlPr>
              <w:ins w:id="145"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W</m:t>
            </m:r>
          </m:sup>
        </m:sSubSup>
      </m:oMath>
      <w:r w:rsidRPr="0001408E">
        <w:t xml:space="preserve"> are aggregated over </w:t>
      </w:r>
      <w:r>
        <w:t>race</w:t>
      </w:r>
      <w:r w:rsidRPr="0001408E">
        <w:t xml:space="preserve"> (</w:t>
      </w:r>
      <w:r>
        <w:t>black and white</w:t>
      </w:r>
      <w:r w:rsidRPr="0001408E">
        <w:t>).</w:t>
      </w:r>
    </w:p>
    <w:p w14:paraId="41AD517A" w14:textId="77777777" w:rsidR="00BF600D" w:rsidRDefault="00BF600D" w:rsidP="00BF600D">
      <w:r w:rsidRPr="0001408E">
        <w:t>To transform the true data into the reported data format, we use a transformation matrix M, which maps the more detailed data</w:t>
      </w:r>
      <w:r>
        <w:t xml:space="preserve"> </w:t>
      </w:r>
      <m:oMath>
        <m:sSub>
          <m:sSubPr>
            <m:ctrlPr>
              <w:ins w:id="146"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 xml:space="preserve"> </m:t>
        </m:r>
      </m:oMath>
      <w:r w:rsidRPr="0001408E">
        <w:t xml:space="preserve">into the </w:t>
      </w:r>
      <w:proofErr w:type="gramStart"/>
      <w:r w:rsidRPr="0001408E">
        <w:t>coarser</w:t>
      </w:r>
      <w:proofErr w:type="gramEnd"/>
      <w:r w:rsidRPr="0001408E">
        <w:t>, aggregated data </w:t>
      </w:r>
      <m:oMath>
        <m:sSub>
          <m:sSubPr>
            <m:ctrlPr>
              <w:ins w:id="147"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obs</m:t>
            </m:r>
          </m:sub>
        </m:sSub>
      </m:oMath>
      <w:r w:rsidRPr="0001408E">
        <w:t>​</w:t>
      </w:r>
      <w:r>
        <w:t>:</w:t>
      </w:r>
    </w:p>
    <w:p w14:paraId="311B9F92" w14:textId="77777777" w:rsidR="00BF600D" w:rsidRPr="0001408E" w:rsidRDefault="00000000" w:rsidP="00BF600D">
      <m:oMathPara>
        <m:oMath>
          <m:sSub>
            <m:sSubPr>
              <m:ctrlPr>
                <w:ins w:id="148"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rep</m:t>
              </m:r>
            </m:sub>
          </m:sSub>
          <m:r>
            <w:rPr>
              <w:rFonts w:ascii="Cambria Math" w:hAnsi="Cambria Math"/>
            </w:rPr>
            <m:t xml:space="preserve"> =M×</m:t>
          </m:r>
          <m:sSub>
            <m:sSubPr>
              <m:ctrlPr>
                <w:ins w:id="149"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 xml:space="preserve">     </m:t>
          </m:r>
        </m:oMath>
      </m:oMathPara>
    </w:p>
    <w:p w14:paraId="0BC56D3F" w14:textId="77777777" w:rsidR="00BF600D" w:rsidRPr="00F4065F" w:rsidRDefault="00BF600D" w:rsidP="00BF600D">
      <m:oMathPara>
        <m:oMath>
          <m:r>
            <w:rPr>
              <w:rFonts w:ascii="Cambria Math" w:hAnsi="Cambria Math"/>
            </w:rPr>
            <w:lastRenderedPageBreak/>
            <m:t>M=</m:t>
          </m:r>
          <m:d>
            <m:dPr>
              <m:begChr m:val="["/>
              <m:endChr m:val="]"/>
              <m:ctrlPr>
                <w:ins w:id="150" w:author="Parastu Kasaie" w:date="2025-11-17T15:10:00Z" w16du:dateUtc="2025-11-17T20:10:00Z">
                  <w:rPr>
                    <w:rFonts w:ascii="Cambria Math" w:hAnsi="Cambria Math"/>
                    <w:i/>
                  </w:rPr>
                </w:ins>
              </m:ctrlPr>
            </m:dPr>
            <m:e>
              <m:m>
                <m:mPr>
                  <m:mcs>
                    <m:mc>
                      <m:mcPr>
                        <m:count m:val="2"/>
                        <m:mcJc m:val="center"/>
                      </m:mcPr>
                    </m:mc>
                  </m:mcs>
                  <m:ctrlPr>
                    <w:ins w:id="151" w:author="Parastu Kasaie" w:date="2025-11-17T15:10:00Z" w16du:dateUtc="2025-11-17T20:10:00Z">
                      <w:rPr>
                        <w:rFonts w:ascii="Cambria Math" w:hAnsi="Cambria Math"/>
                        <w:i/>
                      </w:rPr>
                    </w:ins>
                  </m:ctrlPr>
                </m:mPr>
                <m:mr>
                  <m:e>
                    <m:m>
                      <m:mPr>
                        <m:mcs>
                          <m:mc>
                            <m:mcPr>
                              <m:count m:val="2"/>
                              <m:mcJc m:val="center"/>
                            </m:mcPr>
                          </m:mc>
                        </m:mcs>
                        <m:ctrlPr>
                          <w:ins w:id="152" w:author="Parastu Kasaie" w:date="2025-11-17T15:10:00Z" w16du:dateUtc="2025-11-17T20:10:00Z">
                            <w:rPr>
                              <w:rFonts w:ascii="Cambria Math" w:hAnsi="Cambria Math"/>
                              <w:i/>
                            </w:rPr>
                          </w:ins>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ins w:id="153" w:author="Parastu Kasaie" w:date="2025-11-17T15:10:00Z" w16du:dateUtc="2025-11-17T20:10:00Z">
                            <w:rPr>
                              <w:rFonts w:ascii="Cambria Math" w:hAnsi="Cambria Math"/>
                              <w:i/>
                            </w:rPr>
                          </w:ins>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r>
                  <m:e>
                    <m:m>
                      <m:mPr>
                        <m:mcs>
                          <m:mc>
                            <m:mcPr>
                              <m:count m:val="2"/>
                              <m:mcJc m:val="center"/>
                            </m:mcPr>
                          </m:mc>
                        </m:mcs>
                        <m:ctrlPr>
                          <w:ins w:id="154" w:author="Parastu Kasaie" w:date="2025-11-17T15:10:00Z" w16du:dateUtc="2025-11-17T20:10:00Z">
                            <w:rPr>
                              <w:rFonts w:ascii="Cambria Math" w:hAnsi="Cambria Math"/>
                              <w:i/>
                            </w:rPr>
                          </w:ins>
                        </m:ctrlPr>
                      </m:mPr>
                      <m:mr>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mr>
                    </m:m>
                  </m:e>
                  <m:e>
                    <m:m>
                      <m:mPr>
                        <m:mcs>
                          <m:mc>
                            <m:mcPr>
                              <m:count m:val="2"/>
                              <m:mcJc m:val="center"/>
                            </m:mcPr>
                          </m:mc>
                        </m:mcs>
                        <m:ctrlPr>
                          <w:ins w:id="155" w:author="Parastu Kasaie" w:date="2025-11-17T15:10:00Z" w16du:dateUtc="2025-11-17T20:10:00Z">
                            <w:rPr>
                              <w:rFonts w:ascii="Cambria Math" w:hAnsi="Cambria Math"/>
                              <w:i/>
                            </w:rPr>
                          </w:ins>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mr>
                    </m:m>
                  </m:e>
                </m:mr>
              </m:m>
            </m:e>
          </m:d>
        </m:oMath>
      </m:oMathPara>
    </w:p>
    <w:p w14:paraId="2FFCCF1F" w14:textId="77777777" w:rsidR="00BF600D" w:rsidRPr="0001408E" w:rsidRDefault="00BF600D" w:rsidP="00BF600D"/>
    <w:p w14:paraId="10A2ABCF" w14:textId="77777777" w:rsidR="00BF600D" w:rsidRPr="00F4065F" w:rsidRDefault="00BF600D" w:rsidP="00BF600D">
      <m:oMathPara>
        <m:oMath>
          <m:r>
            <w:rPr>
              <w:rFonts w:ascii="Cambria Math" w:hAnsi="Cambria Math"/>
            </w:rPr>
            <m:t xml:space="preserve">  </m:t>
          </m:r>
          <m:d>
            <m:dPr>
              <m:begChr m:val="["/>
              <m:endChr m:val="]"/>
              <m:ctrlPr>
                <w:ins w:id="156" w:author="Parastu Kasaie" w:date="2025-11-17T15:10:00Z" w16du:dateUtc="2025-11-17T20:10:00Z">
                  <w:rPr>
                    <w:rFonts w:ascii="Cambria Math" w:hAnsi="Cambria Math"/>
                    <w:i/>
                  </w:rPr>
                </w:ins>
              </m:ctrlPr>
            </m:dPr>
            <m:e>
              <m:m>
                <m:mPr>
                  <m:mcs>
                    <m:mc>
                      <m:mcPr>
                        <m:count m:val="1"/>
                        <m:mcJc m:val="center"/>
                      </m:mcPr>
                    </m:mc>
                  </m:mcs>
                  <m:ctrlPr>
                    <w:ins w:id="157" w:author="Parastu Kasaie" w:date="2025-11-17T15:10:00Z" w16du:dateUtc="2025-11-17T20:10:00Z">
                      <w:rPr>
                        <w:rFonts w:ascii="Cambria Math" w:hAnsi="Cambria Math"/>
                        <w:i/>
                      </w:rPr>
                    </w:ins>
                  </m:ctrlPr>
                </m:mPr>
                <m:mr>
                  <m:e>
                    <m:m>
                      <m:mPr>
                        <m:mcs>
                          <m:mc>
                            <m:mcPr>
                              <m:count m:val="1"/>
                              <m:mcJc m:val="center"/>
                            </m:mcPr>
                          </m:mc>
                        </m:mcs>
                        <m:ctrlPr>
                          <w:ins w:id="158" w:author="Parastu Kasaie" w:date="2025-11-17T15:10:00Z" w16du:dateUtc="2025-11-17T20:10:00Z">
                            <w:rPr>
                              <w:rFonts w:ascii="Cambria Math" w:hAnsi="Cambria Math"/>
                              <w:i/>
                            </w:rPr>
                          </w:ins>
                        </m:ctrlPr>
                      </m:mPr>
                      <m:mr>
                        <m:e>
                          <m:sSubSup>
                            <m:sSubSupPr>
                              <m:ctrlPr>
                                <w:ins w:id="159"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Y</m:t>
                              </m:r>
                            </m:sup>
                          </m:sSubSup>
                        </m:e>
                      </m:mr>
                      <m:mr>
                        <m:e>
                          <m:sSubSup>
                            <m:sSubSupPr>
                              <m:ctrlPr>
                                <w:ins w:id="160"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O</m:t>
                              </m:r>
                            </m:sup>
                          </m:sSubSup>
                        </m:e>
                      </m:mr>
                    </m:m>
                  </m:e>
                </m:mr>
                <m:mr>
                  <m:e>
                    <m:m>
                      <m:mPr>
                        <m:mcs>
                          <m:mc>
                            <m:mcPr>
                              <m:count m:val="1"/>
                              <m:mcJc m:val="center"/>
                            </m:mcPr>
                          </m:mc>
                        </m:mcs>
                        <m:ctrlPr>
                          <w:ins w:id="161" w:author="Parastu Kasaie" w:date="2025-11-17T15:10:00Z" w16du:dateUtc="2025-11-17T20:10:00Z">
                            <w:rPr>
                              <w:rFonts w:ascii="Cambria Math" w:hAnsi="Cambria Math"/>
                              <w:i/>
                            </w:rPr>
                          </w:ins>
                        </m:ctrlPr>
                      </m:mPr>
                      <m:mr>
                        <m:e>
                          <m:sSubSup>
                            <m:sSubSupPr>
                              <m:ctrlPr>
                                <w:ins w:id="162"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B</m:t>
                              </m:r>
                            </m:sup>
                          </m:sSubSup>
                        </m:e>
                      </m:mr>
                      <m:mr>
                        <m:e>
                          <m:sSubSup>
                            <m:sSubSupPr>
                              <m:ctrlPr>
                                <w:ins w:id="163"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obs</m:t>
                              </m:r>
                            </m:sub>
                            <m:sup>
                              <m:r>
                                <w:rPr>
                                  <w:rFonts w:ascii="Cambria Math" w:hAnsi="Cambria Math"/>
                                </w:rPr>
                                <m:t>W</m:t>
                              </m:r>
                            </m:sup>
                          </m:sSubSup>
                        </m:e>
                      </m:mr>
                    </m:m>
                  </m:e>
                </m:mr>
              </m:m>
            </m:e>
          </m:d>
          <m:r>
            <w:rPr>
              <w:rFonts w:ascii="Cambria Math" w:hAnsi="Cambria Math"/>
            </w:rPr>
            <m:t>=</m:t>
          </m:r>
          <m:d>
            <m:dPr>
              <m:begChr m:val="["/>
              <m:endChr m:val="]"/>
              <m:ctrlPr>
                <w:ins w:id="164" w:author="Parastu Kasaie" w:date="2025-11-17T15:10:00Z" w16du:dateUtc="2025-11-17T20:10:00Z">
                  <w:rPr>
                    <w:rFonts w:ascii="Cambria Math" w:hAnsi="Cambria Math"/>
                    <w:i/>
                  </w:rPr>
                </w:ins>
              </m:ctrlPr>
            </m:dPr>
            <m:e>
              <m:m>
                <m:mPr>
                  <m:mcs>
                    <m:mc>
                      <m:mcPr>
                        <m:count m:val="2"/>
                        <m:mcJc m:val="center"/>
                      </m:mcPr>
                    </m:mc>
                  </m:mcs>
                  <m:ctrlPr>
                    <w:ins w:id="165" w:author="Parastu Kasaie" w:date="2025-11-17T15:10:00Z" w16du:dateUtc="2025-11-17T20:10:00Z">
                      <w:rPr>
                        <w:rFonts w:ascii="Cambria Math" w:hAnsi="Cambria Math"/>
                        <w:i/>
                      </w:rPr>
                    </w:ins>
                  </m:ctrlPr>
                </m:mPr>
                <m:mr>
                  <m:e>
                    <m:m>
                      <m:mPr>
                        <m:mcs>
                          <m:mc>
                            <m:mcPr>
                              <m:count m:val="2"/>
                              <m:mcJc m:val="center"/>
                            </m:mcPr>
                          </m:mc>
                        </m:mcs>
                        <m:ctrlPr>
                          <w:ins w:id="166" w:author="Parastu Kasaie" w:date="2025-11-17T15:10:00Z" w16du:dateUtc="2025-11-17T20:10:00Z">
                            <w:rPr>
                              <w:rFonts w:ascii="Cambria Math" w:hAnsi="Cambria Math"/>
                              <w:i/>
                            </w:rPr>
                          </w:ins>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ins w:id="167" w:author="Parastu Kasaie" w:date="2025-11-17T15:10:00Z" w16du:dateUtc="2025-11-17T20:10:00Z">
                            <w:rPr>
                              <w:rFonts w:ascii="Cambria Math" w:hAnsi="Cambria Math"/>
                              <w:i/>
                            </w:rPr>
                          </w:ins>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r>
                  <m:e>
                    <m:m>
                      <m:mPr>
                        <m:mcs>
                          <m:mc>
                            <m:mcPr>
                              <m:count m:val="2"/>
                              <m:mcJc m:val="center"/>
                            </m:mcPr>
                          </m:mc>
                        </m:mcs>
                        <m:ctrlPr>
                          <w:ins w:id="168" w:author="Parastu Kasaie" w:date="2025-11-17T15:10:00Z" w16du:dateUtc="2025-11-17T20:10:00Z">
                            <w:rPr>
                              <w:rFonts w:ascii="Cambria Math" w:hAnsi="Cambria Math"/>
                              <w:i/>
                            </w:rPr>
                          </w:ins>
                        </m:ctrlPr>
                      </m:mPr>
                      <m:mr>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mr>
                    </m:m>
                  </m:e>
                  <m:e>
                    <m:m>
                      <m:mPr>
                        <m:mcs>
                          <m:mc>
                            <m:mcPr>
                              <m:count m:val="2"/>
                              <m:mcJc m:val="center"/>
                            </m:mcPr>
                          </m:mc>
                        </m:mcs>
                        <m:ctrlPr>
                          <w:ins w:id="169" w:author="Parastu Kasaie" w:date="2025-11-17T15:10:00Z" w16du:dateUtc="2025-11-17T20:10:00Z">
                            <w:rPr>
                              <w:rFonts w:ascii="Cambria Math" w:hAnsi="Cambria Math"/>
                              <w:i/>
                            </w:rPr>
                          </w:ins>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mr>
                    </m:m>
                  </m:e>
                </m:mr>
              </m:m>
            </m:e>
          </m:d>
          <m:r>
            <w:rPr>
              <w:rFonts w:ascii="Cambria Math" w:hAnsi="Cambria Math"/>
            </w:rPr>
            <m:t>×</m:t>
          </m:r>
          <m:d>
            <m:dPr>
              <m:begChr m:val="["/>
              <m:endChr m:val="]"/>
              <m:ctrlPr>
                <w:ins w:id="170" w:author="Parastu Kasaie" w:date="2025-11-17T15:10:00Z" w16du:dateUtc="2025-11-17T20:10:00Z">
                  <w:rPr>
                    <w:rFonts w:ascii="Cambria Math" w:hAnsi="Cambria Math"/>
                    <w:i/>
                  </w:rPr>
                </w:ins>
              </m:ctrlPr>
            </m:dPr>
            <m:e>
              <m:m>
                <m:mPr>
                  <m:mcs>
                    <m:mc>
                      <m:mcPr>
                        <m:count m:val="1"/>
                        <m:mcJc m:val="center"/>
                      </m:mcPr>
                    </m:mc>
                  </m:mcs>
                  <m:ctrlPr>
                    <w:ins w:id="171" w:author="Parastu Kasaie" w:date="2025-11-17T15:10:00Z" w16du:dateUtc="2025-11-17T20:10:00Z">
                      <w:rPr>
                        <w:rFonts w:ascii="Cambria Math" w:hAnsi="Cambria Math"/>
                        <w:i/>
                      </w:rPr>
                    </w:ins>
                  </m:ctrlPr>
                </m:mPr>
                <m:mr>
                  <m:e>
                    <m:m>
                      <m:mPr>
                        <m:mcs>
                          <m:mc>
                            <m:mcPr>
                              <m:count m:val="1"/>
                              <m:mcJc m:val="center"/>
                            </m:mcPr>
                          </m:mc>
                        </m:mcs>
                        <m:ctrlPr>
                          <w:ins w:id="172" w:author="Parastu Kasaie" w:date="2025-11-17T15:10:00Z" w16du:dateUtc="2025-11-17T20:10:00Z">
                            <w:rPr>
                              <w:rFonts w:ascii="Cambria Math" w:hAnsi="Cambria Math"/>
                              <w:i/>
                            </w:rPr>
                          </w:ins>
                        </m:ctrlPr>
                      </m:mPr>
                      <m:mr>
                        <m:e>
                          <m:sSubSup>
                            <m:sSubSupPr>
                              <m:ctrlPr>
                                <w:ins w:id="173"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true</m:t>
                              </m:r>
                            </m:sub>
                            <m:sup>
                              <m:r>
                                <w:rPr>
                                  <w:rFonts w:ascii="Cambria Math" w:hAnsi="Cambria Math"/>
                                </w:rPr>
                                <m:t>YB</m:t>
                              </m:r>
                            </m:sup>
                          </m:sSubSup>
                        </m:e>
                      </m:mr>
                      <m:mr>
                        <m:e>
                          <m:sSubSup>
                            <m:sSubSupPr>
                              <m:ctrlPr>
                                <w:ins w:id="174"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true</m:t>
                              </m:r>
                            </m:sub>
                            <m:sup>
                              <m:r>
                                <w:rPr>
                                  <w:rFonts w:ascii="Cambria Math" w:hAnsi="Cambria Math"/>
                                </w:rPr>
                                <m:t>OB</m:t>
                              </m:r>
                            </m:sup>
                          </m:sSubSup>
                        </m:e>
                      </m:mr>
                    </m:m>
                  </m:e>
                </m:mr>
                <m:mr>
                  <m:e>
                    <m:m>
                      <m:mPr>
                        <m:mcs>
                          <m:mc>
                            <m:mcPr>
                              <m:count m:val="1"/>
                              <m:mcJc m:val="center"/>
                            </m:mcPr>
                          </m:mc>
                        </m:mcs>
                        <m:ctrlPr>
                          <w:ins w:id="175" w:author="Parastu Kasaie" w:date="2025-11-17T15:10:00Z" w16du:dateUtc="2025-11-17T20:10:00Z">
                            <w:rPr>
                              <w:rFonts w:ascii="Cambria Math" w:hAnsi="Cambria Math"/>
                              <w:i/>
                            </w:rPr>
                          </w:ins>
                        </m:ctrlPr>
                      </m:mPr>
                      <m:mr>
                        <m:e>
                          <m:sSubSup>
                            <m:sSubSupPr>
                              <m:ctrlPr>
                                <w:ins w:id="176"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true</m:t>
                              </m:r>
                            </m:sub>
                            <m:sup>
                              <m:r>
                                <w:rPr>
                                  <w:rFonts w:ascii="Cambria Math" w:hAnsi="Cambria Math"/>
                                </w:rPr>
                                <m:t>YW</m:t>
                              </m:r>
                            </m:sup>
                          </m:sSubSup>
                        </m:e>
                      </m:mr>
                      <m:mr>
                        <m:e>
                          <m:sSubSup>
                            <m:sSubSupPr>
                              <m:ctrlPr>
                                <w:ins w:id="177" w:author="Parastu Kasaie" w:date="2025-11-17T15:10:00Z" w16du:dateUtc="2025-11-17T20:10:00Z">
                                  <w:rPr>
                                    <w:rFonts w:ascii="Cambria Math" w:hAnsi="Cambria Math"/>
                                    <w:i/>
                                  </w:rPr>
                                </w:ins>
                              </m:ctrlPr>
                            </m:sSubSupPr>
                            <m:e>
                              <m:r>
                                <w:rPr>
                                  <w:rFonts w:ascii="Cambria Math" w:hAnsi="Cambria Math"/>
                                </w:rPr>
                                <m:t>y</m:t>
                              </m:r>
                            </m:e>
                            <m:sub>
                              <m:r>
                                <w:rPr>
                                  <w:rFonts w:ascii="Cambria Math" w:hAnsi="Cambria Math"/>
                                </w:rPr>
                                <m:t>true</m:t>
                              </m:r>
                            </m:sub>
                            <m:sup>
                              <m:r>
                                <w:rPr>
                                  <w:rFonts w:ascii="Cambria Math" w:hAnsi="Cambria Math"/>
                                </w:rPr>
                                <m:t>OW</m:t>
                              </m:r>
                            </m:sup>
                          </m:sSubSup>
                        </m:e>
                      </m:mr>
                    </m:m>
                  </m:e>
                </m:mr>
              </m:m>
            </m:e>
          </m:d>
          <m:r>
            <w:rPr>
              <w:rFonts w:ascii="Cambria Math" w:hAnsi="Cambria Math"/>
            </w:rPr>
            <m:t xml:space="preserve"> </m:t>
          </m:r>
        </m:oMath>
      </m:oMathPara>
    </w:p>
    <w:p w14:paraId="4BA5EBFB" w14:textId="77777777" w:rsidR="00BF600D" w:rsidRPr="00F4065F" w:rsidRDefault="00BF600D" w:rsidP="00BF600D"/>
    <w:p w14:paraId="375AD679" w14:textId="77777777" w:rsidR="00BF600D" w:rsidRDefault="00BF600D" w:rsidP="00BF600D">
      <w:r w:rsidRPr="0001408E">
        <w:t>Thus, the reported data is modeled as</w:t>
      </w:r>
      <w:r>
        <w:t xml:space="preserve"> </w:t>
      </w:r>
    </w:p>
    <w:p w14:paraId="32E2B514" w14:textId="77777777" w:rsidR="00BF600D" w:rsidRPr="00F4065F" w:rsidRDefault="00BF600D" w:rsidP="00BF600D">
      <w:r w:rsidRPr="008E5046">
        <w:rPr>
          <w:rFonts w:ascii="Cambria Math" w:hAnsi="Cambria Math"/>
          <w:i/>
        </w:rPr>
        <w:br/>
      </w:r>
      <m:oMathPara>
        <m:oMath>
          <m:sSub>
            <m:sSubPr>
              <m:ctrlPr>
                <w:ins w:id="178"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rep</m:t>
              </m:r>
            </m:sub>
          </m:sSub>
          <m:r>
            <w:rPr>
              <w:rFonts w:ascii="Cambria Math" w:hAnsi="Cambria Math"/>
            </w:rPr>
            <m:t>~ MVN</m:t>
          </m:r>
          <m:d>
            <m:dPr>
              <m:ctrlPr>
                <w:ins w:id="179" w:author="Parastu Kasaie" w:date="2025-11-17T15:10:00Z" w16du:dateUtc="2025-11-17T20:10:00Z">
                  <w:rPr>
                    <w:rFonts w:ascii="Cambria Math" w:hAnsi="Cambria Math"/>
                    <w:i/>
                  </w:rPr>
                </w:ins>
              </m:ctrlPr>
            </m:dPr>
            <m:e>
              <m:r>
                <w:rPr>
                  <w:rFonts w:ascii="Cambria Math" w:hAnsi="Cambria Math"/>
                </w:rPr>
                <m:t>M×</m:t>
              </m:r>
              <m:sSub>
                <m:sSubPr>
                  <m:ctrlPr>
                    <w:ins w:id="180"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 xml:space="preserve">, </m:t>
              </m:r>
              <m:r>
                <m:rPr>
                  <m:sty m:val="p"/>
                </m:rPr>
                <w:rPr>
                  <w:rFonts w:ascii="Cambria Math" w:hAnsi="Cambria Math"/>
                </w:rPr>
                <m:t>Σ</m:t>
              </m:r>
            </m:e>
          </m:d>
        </m:oMath>
      </m:oMathPara>
    </w:p>
    <w:p w14:paraId="3E4980EE" w14:textId="77777777" w:rsidR="00BF600D" w:rsidRDefault="00BF600D" w:rsidP="00BF600D">
      <w:r w:rsidRPr="0001408E">
        <w:t>Where M is the transformation matrix that maps the true, detailed data </w:t>
      </w:r>
      <m:oMath>
        <m:sSub>
          <m:sSubPr>
            <m:ctrlPr>
              <w:ins w:id="181"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 xml:space="preserve"> </m:t>
        </m:r>
      </m:oMath>
      <w:r w:rsidRPr="0001408E">
        <w:t>to the reported, aggregated data</w:t>
      </w:r>
      <w:r>
        <w:t xml:space="preserve"> </w:t>
      </w:r>
      <m:oMath>
        <m:sSub>
          <m:sSubPr>
            <m:ctrlPr>
              <w:ins w:id="182"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rep</m:t>
            </m:r>
          </m:sub>
        </m:sSub>
      </m:oMath>
      <w:r>
        <w:t>.</w:t>
      </w:r>
    </w:p>
    <w:p w14:paraId="24E3FAF0" w14:textId="77777777" w:rsidR="00BF600D" w:rsidRDefault="00BF600D" w:rsidP="00BF600D"/>
    <w:p w14:paraId="591E7FCF" w14:textId="77777777" w:rsidR="00BF600D" w:rsidRPr="0001408E" w:rsidRDefault="00BF600D" w:rsidP="00BF600D">
      <w:pPr>
        <w:rPr>
          <w:b/>
          <w:bCs/>
        </w:rPr>
      </w:pPr>
      <w:r w:rsidRPr="0001408E">
        <w:rPr>
          <w:b/>
          <w:bCs/>
        </w:rPr>
        <w:t xml:space="preserve">Assumption 2: </w:t>
      </w:r>
      <w:r>
        <w:rPr>
          <w:b/>
          <w:bCs/>
        </w:rPr>
        <w:t xml:space="preserve">Handling </w:t>
      </w:r>
      <w:r w:rsidRPr="0001408E">
        <w:rPr>
          <w:b/>
          <w:bCs/>
        </w:rPr>
        <w:t xml:space="preserve">Simulation Error in </w:t>
      </w:r>
      <w:r>
        <w:rPr>
          <w:b/>
          <w:bCs/>
        </w:rPr>
        <w:t>Predicted Values</w:t>
      </w:r>
    </w:p>
    <w:p w14:paraId="021A1201" w14:textId="77777777" w:rsidR="00BF600D" w:rsidRPr="00F4065F" w:rsidRDefault="00BF600D" w:rsidP="00BF600D">
      <w:r w:rsidRPr="0001408E">
        <w:t>The second assumption deals with the simulated values from the model. We assume that the simulated values, </w:t>
      </w:r>
      <m:oMath>
        <m:sSub>
          <m:sSubPr>
            <m:ctrlPr>
              <w:ins w:id="183"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sim</m:t>
            </m:r>
          </m:sub>
        </m:sSub>
      </m:oMath>
      <w:r w:rsidRPr="0001408E">
        <w:t>, approximate the true underlying values data </w:t>
      </w:r>
      <m:oMath>
        <m:sSub>
          <m:sSubPr>
            <m:ctrlPr>
              <w:ins w:id="184"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oMath>
      <w:r>
        <w:t xml:space="preserve">, </w:t>
      </w:r>
      <w:r w:rsidRPr="0001408E">
        <w:t>but with some simulation error </w:t>
      </w:r>
      <m:oMath>
        <m:r>
          <m:rPr>
            <m:sty m:val="p"/>
          </m:rPr>
          <w:rPr>
            <w:rFonts w:ascii="Cambria Math" w:hAnsi="Cambria Math"/>
          </w:rPr>
          <m:t>Γ</m:t>
        </m:r>
      </m:oMath>
      <w:r w:rsidRPr="0001408E">
        <w:t>. This is also modeled as a multivariate normal distribution: </w:t>
      </w:r>
      <w:r w:rsidRPr="0001408E">
        <w:rPr>
          <w:rFonts w:ascii="Cambria Math" w:hAnsi="Cambria Math"/>
          <w:i/>
        </w:rPr>
        <w:br/>
      </w:r>
      <m:oMathPara>
        <m:oMath>
          <m:sSub>
            <m:sSubPr>
              <m:ctrlPr>
                <w:ins w:id="185"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 xml:space="preserve"> ~ MVN</m:t>
          </m:r>
          <m:d>
            <m:dPr>
              <m:ctrlPr>
                <w:ins w:id="186" w:author="Parastu Kasaie" w:date="2025-11-17T15:10:00Z" w16du:dateUtc="2025-11-17T20:10:00Z">
                  <w:rPr>
                    <w:rFonts w:ascii="Cambria Math" w:hAnsi="Cambria Math"/>
                    <w:i/>
                  </w:rPr>
                </w:ins>
              </m:ctrlPr>
            </m:dPr>
            <m:e>
              <m:sSub>
                <m:sSubPr>
                  <m:ctrlPr>
                    <w:ins w:id="187"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sim</m:t>
                  </m:r>
                </m:sub>
              </m:sSub>
              <m:r>
                <w:rPr>
                  <w:rFonts w:ascii="Cambria Math" w:hAnsi="Cambria Math"/>
                </w:rPr>
                <m:t xml:space="preserve">, </m:t>
              </m:r>
              <m:r>
                <m:rPr>
                  <m:sty m:val="p"/>
                </m:rPr>
                <w:rPr>
                  <w:rFonts w:ascii="Cambria Math" w:hAnsi="Cambria Math"/>
                </w:rPr>
                <m:t>Γ</m:t>
              </m:r>
            </m:e>
          </m:d>
        </m:oMath>
      </m:oMathPara>
    </w:p>
    <w:p w14:paraId="3D314FC2" w14:textId="77777777" w:rsidR="00BF600D" w:rsidRPr="0001408E" w:rsidRDefault="00BF600D" w:rsidP="00BF600D">
      <w:r>
        <w:t xml:space="preserve">Where </w:t>
      </w:r>
      <m:oMath>
        <m:r>
          <m:rPr>
            <m:sty m:val="p"/>
          </m:rPr>
          <w:rPr>
            <w:rFonts w:ascii="Cambria Math" w:hAnsi="Cambria Math"/>
          </w:rPr>
          <m:t>Γ</m:t>
        </m:r>
      </m:oMath>
      <w:r>
        <w:t xml:space="preserve"> is</w:t>
      </w:r>
      <w:r w:rsidRPr="0001408E">
        <w:t xml:space="preserve"> </w:t>
      </w:r>
      <w:r>
        <w:t>t</w:t>
      </w:r>
      <w:r w:rsidRPr="0001408E">
        <w:t>he simulation error covariance matrix.</w:t>
      </w:r>
    </w:p>
    <w:p w14:paraId="27CDA371" w14:textId="77777777" w:rsidR="00BF600D" w:rsidRDefault="00BF600D" w:rsidP="00BF600D"/>
    <w:p w14:paraId="1703E7FE" w14:textId="77777777" w:rsidR="00BF600D" w:rsidRPr="0001408E" w:rsidRDefault="00BF600D" w:rsidP="00BF600D">
      <w:pPr>
        <w:rPr>
          <w:b/>
          <w:bCs/>
        </w:rPr>
      </w:pPr>
      <w:r w:rsidRPr="0001408E">
        <w:rPr>
          <w:b/>
          <w:bCs/>
        </w:rPr>
        <w:t>Combining Assumptions 1 and 2</w:t>
      </w:r>
    </w:p>
    <w:p w14:paraId="0BE7A8C2" w14:textId="77777777" w:rsidR="00BF600D" w:rsidRDefault="00BF600D" w:rsidP="00BF600D">
      <w:r w:rsidRPr="0001408E">
        <w:t>When we combine these two assumptions, we aim to model the reported data </w:t>
      </w:r>
      <m:oMath>
        <m:sSub>
          <m:sSubPr>
            <m:ctrlPr>
              <w:ins w:id="188"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rep</m:t>
            </m:r>
          </m:sub>
        </m:sSub>
      </m:oMath>
      <w:r>
        <w:t xml:space="preserve"> </w:t>
      </w:r>
      <w:r w:rsidRPr="0001408E">
        <w:t>as a function of the simulated values </w:t>
      </w:r>
      <m:oMath>
        <m:sSub>
          <m:sSubPr>
            <m:ctrlPr>
              <w:ins w:id="189" w:author="Parastu Kasaie" w:date="2025-11-07T10:00:00Z" w16du:dateUtc="2025-11-07T15:00:00Z">
                <w:rPr>
                  <w:rFonts w:ascii="Cambria Math" w:hAnsi="Cambria Math"/>
                  <w:i/>
                </w:rPr>
              </w:ins>
            </m:ctrlPr>
          </m:sSubPr>
          <m:e>
            <m:r>
              <w:rPr>
                <w:rFonts w:ascii="Cambria Math" w:hAnsi="Cambria Math"/>
              </w:rPr>
              <m:t>y</m:t>
            </m:r>
          </m:e>
          <m:sub>
            <m:r>
              <w:rPr>
                <w:rFonts w:ascii="Cambria Math" w:hAnsi="Cambria Math"/>
              </w:rPr>
              <m:t>sim</m:t>
            </m:r>
          </m:sub>
        </m:sSub>
      </m:oMath>
      <w:r w:rsidRPr="0001408E">
        <w:t>, considering both the measurement error and the simulation error </w:t>
      </w:r>
    </w:p>
    <w:p w14:paraId="5141D7C4" w14:textId="77777777" w:rsidR="00BF600D" w:rsidRPr="0001408E" w:rsidRDefault="00BF600D" w:rsidP="00BF600D"/>
    <w:p w14:paraId="65FF6A5E" w14:textId="77777777" w:rsidR="00BF600D" w:rsidRPr="00F4065F" w:rsidRDefault="00000000" w:rsidP="00BF600D">
      <m:oMathPara>
        <m:oMath>
          <m:sSub>
            <m:sSubPr>
              <m:ctrlPr>
                <w:ins w:id="190"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rep</m:t>
              </m:r>
            </m:sub>
          </m:sSub>
          <m:r>
            <w:rPr>
              <w:rFonts w:ascii="Cambria Math" w:hAnsi="Cambria Math"/>
            </w:rPr>
            <m:t>~ MVN</m:t>
          </m:r>
          <m:d>
            <m:dPr>
              <m:ctrlPr>
                <w:ins w:id="191" w:author="Parastu Kasaie" w:date="2025-11-17T15:10:00Z" w16du:dateUtc="2025-11-17T20:10:00Z">
                  <w:rPr>
                    <w:rFonts w:ascii="Cambria Math" w:hAnsi="Cambria Math"/>
                    <w:i/>
                  </w:rPr>
                </w:ins>
              </m:ctrlPr>
            </m:dPr>
            <m:e>
              <m:r>
                <w:rPr>
                  <w:rFonts w:ascii="Cambria Math" w:hAnsi="Cambria Math"/>
                </w:rPr>
                <m:t>M×</m:t>
              </m:r>
              <m:sSub>
                <m:sSubPr>
                  <m:ctrlPr>
                    <w:ins w:id="192" w:author="Parastu Kasaie" w:date="2025-11-07T10:00:00Z" w16du:dateUtc="2025-11-07T15:00:00Z">
                      <w:rPr>
                        <w:rFonts w:ascii="Cambria Math" w:hAnsi="Cambria Math"/>
                        <w:i/>
                      </w:rPr>
                    </w:ins>
                  </m:ctrlPr>
                </m:sSubPr>
                <m:e>
                  <m:r>
                    <w:rPr>
                      <w:rFonts w:ascii="Cambria Math" w:hAnsi="Cambria Math"/>
                    </w:rPr>
                    <m:t>y</m:t>
                  </m:r>
                </m:e>
                <m:sub>
                  <m:r>
                    <w:rPr>
                      <w:rFonts w:ascii="Cambria Math" w:hAnsi="Cambria Math"/>
                    </w:rPr>
                    <m:t>sim</m:t>
                  </m:r>
                </m:sub>
              </m:sSub>
              <m:r>
                <w:rPr>
                  <w:rFonts w:ascii="Cambria Math" w:hAnsi="Cambria Math"/>
                </w:rPr>
                <m:t xml:space="preserve">, </m:t>
              </m:r>
              <m:r>
                <m:rPr>
                  <m:sty m:val="p"/>
                </m:rPr>
                <w:rPr>
                  <w:rFonts w:ascii="Cambria Math" w:hAnsi="Cambria Math"/>
                </w:rPr>
                <m:t>Σ+MΓ</m:t>
              </m:r>
              <m:sSup>
                <m:sSupPr>
                  <m:ctrlPr>
                    <w:ins w:id="193" w:author="Parastu Kasaie" w:date="2025-11-17T15:10:00Z" w16du:dateUtc="2025-11-17T20:10:00Z">
                      <w:rPr>
                        <w:rFonts w:ascii="Cambria Math" w:hAnsi="Cambria Math"/>
                      </w:rPr>
                    </w:ins>
                  </m:ctrlPr>
                </m:sSupPr>
                <m:e>
                  <m:r>
                    <m:rPr>
                      <m:sty m:val="p"/>
                    </m:rPr>
                    <w:rPr>
                      <w:rFonts w:ascii="Cambria Math" w:hAnsi="Cambria Math"/>
                    </w:rPr>
                    <m:t>M</m:t>
                  </m:r>
                </m:e>
                <m:sup>
                  <m:r>
                    <w:rPr>
                      <w:rFonts w:ascii="Cambria Math" w:hAnsi="Cambria Math"/>
                    </w:rPr>
                    <m:t>'</m:t>
                  </m:r>
                </m:sup>
              </m:sSup>
            </m:e>
          </m:d>
        </m:oMath>
      </m:oMathPara>
    </w:p>
    <w:p w14:paraId="12A09522" w14:textId="77777777" w:rsidR="00BF600D" w:rsidRDefault="00BF600D" w:rsidP="00BF600D"/>
    <w:p w14:paraId="3585EBEE" w14:textId="77777777" w:rsidR="00BF600D" w:rsidRDefault="00BF600D" w:rsidP="00BF600D">
      <w:r w:rsidRPr="0001408E">
        <w:t>This equation tells us that the reported data </w:t>
      </w:r>
      <m:oMath>
        <m:sSub>
          <m:sSubPr>
            <m:ctrlPr>
              <w:ins w:id="194" w:author="Parastu Kasaie" w:date="2025-11-17T15:10:00Z" w16du:dateUtc="2025-11-17T20:10:00Z">
                <w:rPr>
                  <w:rFonts w:ascii="Cambria Math" w:hAnsi="Cambria Math"/>
                  <w:i/>
                </w:rPr>
              </w:ins>
            </m:ctrlPr>
          </m:sSubPr>
          <m:e>
            <m:r>
              <w:rPr>
                <w:rFonts w:ascii="Cambria Math" w:hAnsi="Cambria Math"/>
              </w:rPr>
              <m:t>y</m:t>
            </m:r>
          </m:e>
          <m:sub>
            <m:r>
              <w:rPr>
                <w:rFonts w:ascii="Cambria Math" w:hAnsi="Cambria Math"/>
              </w:rPr>
              <m:t>rep</m:t>
            </m:r>
          </m:sub>
        </m:sSub>
      </m:oMath>
      <w:r w:rsidRPr="0001408E">
        <w:t>follows a multivariate normal distribution with a mean </w:t>
      </w:r>
      <m:oMath>
        <m:r>
          <w:rPr>
            <w:rFonts w:ascii="Cambria Math" w:hAnsi="Cambria Math"/>
          </w:rPr>
          <m:t>M</m:t>
        </m:r>
        <m:sSub>
          <m:sSubPr>
            <m:ctrlPr>
              <w:ins w:id="195" w:author="Parastu Kasaie" w:date="2025-11-07T10:00:00Z" w16du:dateUtc="2025-11-07T15:00:00Z">
                <w:rPr>
                  <w:rFonts w:ascii="Cambria Math" w:hAnsi="Cambria Math"/>
                  <w:i/>
                </w:rPr>
              </w:ins>
            </m:ctrlPr>
          </m:sSubPr>
          <m:e>
            <m:r>
              <w:rPr>
                <w:rFonts w:ascii="Cambria Math" w:hAnsi="Cambria Math"/>
              </w:rPr>
              <m:t>×y</m:t>
            </m:r>
          </m:e>
          <m:sub>
            <m:r>
              <w:rPr>
                <w:rFonts w:ascii="Cambria Math" w:hAnsi="Cambria Math"/>
              </w:rPr>
              <m:t>sim</m:t>
            </m:r>
          </m:sub>
        </m:sSub>
      </m:oMath>
      <w:r w:rsidRPr="0001408E">
        <w:t> (the simulated values transformed into the reported data format) and a combined error covariance </w:t>
      </w:r>
      <m:oMath>
        <m:r>
          <m:rPr>
            <m:sty m:val="p"/>
          </m:rPr>
          <w:rPr>
            <w:rFonts w:ascii="Cambria Math" w:hAnsi="Cambria Math"/>
          </w:rPr>
          <m:t>Σ+MΓ</m:t>
        </m:r>
        <m:sSup>
          <m:sSupPr>
            <m:ctrlPr>
              <w:ins w:id="196" w:author="Parastu Kasaie" w:date="2025-11-17T15:10:00Z" w16du:dateUtc="2025-11-17T20:10:00Z">
                <w:rPr>
                  <w:rFonts w:ascii="Cambria Math" w:hAnsi="Cambria Math"/>
                </w:rPr>
              </w:ins>
            </m:ctrlPr>
          </m:sSupPr>
          <m:e>
            <m:r>
              <m:rPr>
                <m:sty m:val="p"/>
              </m:rPr>
              <w:rPr>
                <w:rFonts w:ascii="Cambria Math" w:hAnsi="Cambria Math"/>
              </w:rPr>
              <m:t>M</m:t>
            </m:r>
          </m:e>
          <m:sup>
            <m:r>
              <w:rPr>
                <w:rFonts w:ascii="Cambria Math" w:hAnsi="Cambria Math"/>
              </w:rPr>
              <m:t>'</m:t>
            </m:r>
          </m:sup>
        </m:sSup>
      </m:oMath>
      <w:r w:rsidRPr="0001408E">
        <w:t>, which accounts for both measurement error and simulation error.</w:t>
      </w:r>
    </w:p>
    <w:p w14:paraId="6DB8D43D" w14:textId="77777777" w:rsidR="00BF600D" w:rsidRDefault="00BF600D" w:rsidP="00BF600D">
      <w:pPr>
        <w:rPr>
          <w:b/>
          <w:bCs/>
        </w:rPr>
      </w:pPr>
    </w:p>
    <w:p w14:paraId="66B30CA3" w14:textId="77777777" w:rsidR="00BF600D" w:rsidRDefault="00BF600D" w:rsidP="00BF600D">
      <w:pPr>
        <w:rPr>
          <w:b/>
          <w:bCs/>
        </w:rPr>
      </w:pPr>
    </w:p>
    <w:p w14:paraId="7DF8B961" w14:textId="77777777" w:rsidR="00BF600D" w:rsidRPr="0001408E" w:rsidRDefault="00BF600D" w:rsidP="00BF600D">
      <w:pPr>
        <w:pStyle w:val="Heading2"/>
      </w:pPr>
      <w:r w:rsidRPr="0001408E">
        <w:t>Components Required for Full Error Estimation</w:t>
      </w:r>
    </w:p>
    <w:p w14:paraId="49ECBB38" w14:textId="77777777" w:rsidR="00BF600D" w:rsidRPr="0001408E" w:rsidRDefault="00BF600D" w:rsidP="00BF600D">
      <w:r w:rsidRPr="0001408E">
        <w:t>To estimate the total error between the simulated data </w:t>
      </w:r>
      <m:oMath>
        <m:sSub>
          <m:sSubPr>
            <m:ctrlPr>
              <w:ins w:id="197" w:author="Parastu Kasaie" w:date="2025-11-07T10:00:00Z" w16du:dateUtc="2025-11-07T15:00:00Z">
                <w:rPr>
                  <w:rFonts w:ascii="Cambria Math" w:hAnsi="Cambria Math"/>
                  <w:i/>
                </w:rPr>
              </w:ins>
            </m:ctrlPr>
          </m:sSubPr>
          <m:e>
            <m:r>
              <w:rPr>
                <w:rFonts w:ascii="Cambria Math" w:hAnsi="Cambria Math"/>
              </w:rPr>
              <m:t>y</m:t>
            </m:r>
          </m:e>
          <m:sub>
            <m:r>
              <w:rPr>
                <w:rFonts w:ascii="Cambria Math" w:hAnsi="Cambria Math"/>
              </w:rPr>
              <m:t>sim</m:t>
            </m:r>
          </m:sub>
        </m:sSub>
      </m:oMath>
      <w:r w:rsidRPr="0001408E">
        <w:t> and the reported data </w:t>
      </w:r>
      <m:oMath>
        <m:sSub>
          <m:sSubPr>
            <m:ctrlPr>
              <w:ins w:id="198" w:author="Parastu Kasaie" w:date="2025-11-07T10:00:00Z" w16du:dateUtc="2025-11-07T15:00:00Z">
                <w:rPr>
                  <w:rFonts w:ascii="Cambria Math" w:hAnsi="Cambria Math"/>
                  <w:i/>
                </w:rPr>
              </w:ins>
            </m:ctrlPr>
          </m:sSubPr>
          <m:e>
            <m:r>
              <w:rPr>
                <w:rFonts w:ascii="Cambria Math" w:hAnsi="Cambria Math"/>
              </w:rPr>
              <m:t>y</m:t>
            </m:r>
          </m:e>
          <m:sub>
            <m:r>
              <w:rPr>
                <w:rFonts w:ascii="Cambria Math" w:hAnsi="Cambria Math"/>
              </w:rPr>
              <m:t>rep</m:t>
            </m:r>
          </m:sub>
        </m:sSub>
      </m:oMath>
      <w:r w:rsidRPr="0001408E">
        <w:t>​​, we need three components:</w:t>
      </w:r>
    </w:p>
    <w:p w14:paraId="19D72C49" w14:textId="77777777" w:rsidR="00BF600D" w:rsidRDefault="00BF600D" w:rsidP="00BF600D">
      <w:pPr>
        <w:pStyle w:val="Heading3"/>
      </w:pPr>
      <w:r w:rsidRPr="0001408E">
        <w:t>Transformation Matrix</w:t>
      </w:r>
      <w:r w:rsidRPr="0001408E">
        <w:rPr>
          <w:rFonts w:eastAsia="Times New Roman"/>
        </w:rPr>
        <w:t> M </w:t>
      </w:r>
    </w:p>
    <w:p w14:paraId="6ECAB74C" w14:textId="77777777" w:rsidR="00BF600D" w:rsidRPr="0001408E" w:rsidRDefault="00BF600D" w:rsidP="00BF600D">
      <w:r w:rsidRPr="0001408E">
        <w:t>This maps the detailed simulated data into the aggregated form of the reported data. The matrix M is constructed based on the comparison of dimensions between the simulated and reported data</w:t>
      </w:r>
      <w:r>
        <w:t xml:space="preserve">. In JHEEM, </w:t>
      </w:r>
      <w:r w:rsidRPr="0001408E">
        <w:t>this is estimated using ontology codes or other metadata</w:t>
      </w:r>
      <w:r>
        <w:t>.</w:t>
      </w:r>
    </w:p>
    <w:p w14:paraId="71E6C316" w14:textId="77777777" w:rsidR="00BF600D" w:rsidRDefault="00BF600D" w:rsidP="00BF600D">
      <w:pPr>
        <w:pStyle w:val="Heading3"/>
      </w:pPr>
      <w:r w:rsidRPr="0001408E">
        <w:lastRenderedPageBreak/>
        <w:t>Simulation Error</w:t>
      </w:r>
      <w:r w:rsidRPr="0001408E">
        <w:rPr>
          <w:rFonts w:eastAsia="Times New Roman"/>
        </w:rPr>
        <w:t> Γ</w:t>
      </w:r>
    </w:p>
    <w:p w14:paraId="3CD71329" w14:textId="77777777" w:rsidR="00BF600D" w:rsidRDefault="00BF600D" w:rsidP="00BF600D">
      <w:r w:rsidRPr="0001408E">
        <w:t xml:space="preserve">This error represents the uncertainty in the simulated values. For </w:t>
      </w:r>
      <w:r w:rsidRPr="0001408E">
        <w:rPr>
          <w:u w:val="single"/>
        </w:rPr>
        <w:t>frequency</w:t>
      </w:r>
      <w:r w:rsidRPr="0001408E">
        <w:t xml:space="preserve"> outcomes (</w:t>
      </w:r>
      <w:r>
        <w:t>e.g.,</w:t>
      </w:r>
      <w:r w:rsidRPr="0001408E">
        <w:t xml:space="preserve"> counts of new diagnoses), the assumption is that the simulation error follows a </w:t>
      </w:r>
      <w:r w:rsidRPr="0001408E">
        <w:rPr>
          <w:u w:val="single"/>
        </w:rPr>
        <w:t>Poisson</w:t>
      </w:r>
      <w:r w:rsidRPr="0001408E">
        <w:t xml:space="preserve"> distribution, where the variance equals the mean</w:t>
      </w:r>
      <w:r>
        <w:t>.</w:t>
      </w:r>
    </w:p>
    <w:p w14:paraId="2206E297" w14:textId="77777777" w:rsidR="00BF600D" w:rsidRPr="003963B2" w:rsidRDefault="00000000" w:rsidP="00BF600D">
      <m:oMathPara>
        <m:oMath>
          <m:sSub>
            <m:sSubPr>
              <m:ctrlPr>
                <w:ins w:id="199" w:author="Parastu Kasaie" w:date="2025-11-07T10:00:00Z" w16du:dateUtc="2025-11-07T15:00:00Z">
                  <w:rPr>
                    <w:rFonts w:ascii="Cambria Math" w:hAnsi="Cambria Math"/>
                    <w:i/>
                  </w:rPr>
                </w:ins>
              </m:ctrlPr>
            </m:sSubPr>
            <m:e>
              <m:r>
                <w:rPr>
                  <w:rFonts w:ascii="Cambria Math" w:hAnsi="Cambria Math"/>
                </w:rPr>
                <m:t>y</m:t>
              </m:r>
            </m:e>
            <m:sub>
              <m:r>
                <w:rPr>
                  <w:rFonts w:ascii="Cambria Math" w:hAnsi="Cambria Math"/>
                </w:rPr>
                <m:t>true</m:t>
              </m:r>
            </m:sub>
          </m:sSub>
          <m:r>
            <w:rPr>
              <w:rFonts w:ascii="Cambria Math" w:hAnsi="Cambria Math"/>
            </w:rPr>
            <m:t>~ poisson(</m:t>
          </m:r>
          <m:sSubSup>
            <m:sSubSupPr>
              <m:ctrlPr>
                <w:ins w:id="200" w:author="Unknown" w:date="2025-11-10T13:59:00Z" w16du:dateUtc="2025-11-10T18:59:00Z">
                  <w:rPr>
                    <w:rFonts w:ascii="Cambria Math" w:hAnsi="Cambria Math"/>
                    <w:i/>
                  </w:rPr>
                </w:ins>
              </m:ctrlPr>
            </m:sSubSupPr>
            <m:e>
              <m:r>
                <w:rPr>
                  <w:rFonts w:ascii="Cambria Math" w:hAnsi="Cambria Math"/>
                </w:rPr>
                <m:t>μ</m:t>
              </m:r>
            </m:e>
            <m:sub>
              <m:r>
                <w:rPr>
                  <w:rFonts w:ascii="Cambria Math" w:hAnsi="Cambria Math"/>
                </w:rPr>
                <m:t>sim</m:t>
              </m:r>
            </m:sub>
            <m:sup>
              <m:r>
                <w:rPr>
                  <w:rFonts w:ascii="Cambria Math" w:hAnsi="Cambria Math"/>
                </w:rPr>
                <m:t>i</m:t>
              </m:r>
            </m:sup>
          </m:sSubSup>
          <m:r>
            <w:rPr>
              <w:rFonts w:ascii="Cambria Math" w:hAnsi="Cambria Math"/>
            </w:rPr>
            <m:t>)</m:t>
          </m:r>
        </m:oMath>
      </m:oMathPara>
    </w:p>
    <w:p w14:paraId="7D2F7466" w14:textId="77777777" w:rsidR="00BF600D" w:rsidRDefault="00BF600D" w:rsidP="00BF600D">
      <w:pPr>
        <w:rPr>
          <w:b/>
          <w:bCs/>
        </w:rPr>
      </w:pPr>
    </w:p>
    <w:p w14:paraId="20915A14" w14:textId="77777777" w:rsidR="00BF600D" w:rsidRDefault="00BF600D" w:rsidP="00BF600D">
      <w:r w:rsidRPr="00D614DF">
        <w:t>This reflects the fact that the variance for each outcome is proportional to the mean value of the simulation for that outcome.</w:t>
      </w:r>
    </w:p>
    <w:p w14:paraId="03396FD6" w14:textId="77777777" w:rsidR="00BF600D" w:rsidRPr="00F4065F" w:rsidRDefault="00BF600D" w:rsidP="00BF600D">
      <m:oMathPara>
        <m:oMath>
          <m:r>
            <m:rPr>
              <m:sty m:val="p"/>
            </m:rPr>
            <w:rPr>
              <w:rFonts w:ascii="Cambria Math" w:hAnsi="Cambria Math"/>
            </w:rPr>
            <m:t>Γ=</m:t>
          </m:r>
          <m:d>
            <m:dPr>
              <m:begChr m:val="["/>
              <m:endChr m:val="]"/>
              <m:ctrlPr>
                <w:ins w:id="201" w:author="Parastu Kasaie" w:date="2025-11-17T15:10:00Z" w16du:dateUtc="2025-11-17T20:10:00Z">
                  <w:rPr>
                    <w:rFonts w:ascii="Cambria Math" w:hAnsi="Cambria Math"/>
                  </w:rPr>
                </w:ins>
              </m:ctrlPr>
            </m:dPr>
            <m:e>
              <m:m>
                <m:mPr>
                  <m:mcs>
                    <m:mc>
                      <m:mcPr>
                        <m:count m:val="3"/>
                        <m:mcJc m:val="center"/>
                      </m:mcPr>
                    </m:mc>
                  </m:mcs>
                  <m:ctrlPr>
                    <w:ins w:id="202" w:author="Parastu Kasaie" w:date="2025-11-17T15:10:00Z" w16du:dateUtc="2025-11-17T20:10:00Z">
                      <w:rPr>
                        <w:rFonts w:ascii="Cambria Math" w:hAnsi="Cambria Math"/>
                      </w:rPr>
                    </w:ins>
                  </m:ctrlPr>
                </m:mPr>
                <m:mr>
                  <m:e>
                    <m:sSubSup>
                      <m:sSubSupPr>
                        <m:ctrlPr>
                          <w:ins w:id="203" w:author="Unknown" w:date="2025-11-10T13:59:00Z" w16du:dateUtc="2025-11-10T18:59:00Z">
                            <w:rPr>
                              <w:rFonts w:ascii="Cambria Math" w:hAnsi="Cambria Math"/>
                              <w:i/>
                            </w:rPr>
                          </w:ins>
                        </m:ctrlPr>
                      </m:sSubSupPr>
                      <m:e>
                        <m:r>
                          <w:rPr>
                            <w:rFonts w:ascii="Cambria Math" w:hAnsi="Cambria Math"/>
                          </w:rPr>
                          <m:t>μ</m:t>
                        </m:r>
                      </m:e>
                      <m:sub>
                        <m:r>
                          <w:rPr>
                            <w:rFonts w:ascii="Cambria Math" w:hAnsi="Cambria Math"/>
                          </w:rPr>
                          <m:t>sim</m:t>
                        </m:r>
                      </m:sub>
                      <m:sup>
                        <m:r>
                          <w:rPr>
                            <w:rFonts w:ascii="Cambria Math" w:hAnsi="Cambria Math"/>
                          </w:rPr>
                          <m:t>1</m:t>
                        </m:r>
                      </m:sup>
                    </m:sSubSup>
                  </m:e>
                  <m:e>
                    <m:r>
                      <w:rPr>
                        <w:rFonts w:ascii="Cambria Math" w:hAnsi="Cambria Math"/>
                      </w:rPr>
                      <m:t>0</m:t>
                    </m:r>
                  </m:e>
                  <m:e>
                    <m:r>
                      <w:rPr>
                        <w:rFonts w:ascii="Cambria Math" w:hAnsi="Cambria Math"/>
                      </w:rPr>
                      <m:t>0</m:t>
                    </m:r>
                  </m:e>
                </m:mr>
                <m:mr>
                  <m:e>
                    <m:r>
                      <w:rPr>
                        <w:rFonts w:ascii="Cambria Math" w:hAnsi="Cambria Math"/>
                      </w:rPr>
                      <m:t>0</m:t>
                    </m:r>
                  </m:e>
                  <m:e>
                    <m:sSubSup>
                      <m:sSubSupPr>
                        <m:ctrlPr>
                          <w:ins w:id="204" w:author="Unknown" w:date="2025-11-10T13:59:00Z" w16du:dateUtc="2025-11-10T18:59:00Z">
                            <w:rPr>
                              <w:rFonts w:ascii="Cambria Math" w:hAnsi="Cambria Math"/>
                              <w:i/>
                            </w:rPr>
                          </w:ins>
                        </m:ctrlPr>
                      </m:sSubSupPr>
                      <m:e>
                        <m:r>
                          <w:rPr>
                            <w:rFonts w:ascii="Cambria Math" w:hAnsi="Cambria Math"/>
                          </w:rPr>
                          <m:t>μ</m:t>
                        </m:r>
                      </m:e>
                      <m:sub>
                        <m:r>
                          <w:rPr>
                            <w:rFonts w:ascii="Cambria Math" w:hAnsi="Cambria Math"/>
                          </w:rPr>
                          <m:t>sim</m:t>
                        </m:r>
                      </m:sub>
                      <m:sup>
                        <m:r>
                          <w:rPr>
                            <w:rFonts w:ascii="Cambria Math" w:hAnsi="Cambria Math"/>
                          </w:rPr>
                          <m:t>2</m:t>
                        </m:r>
                      </m:sup>
                    </m:sSubSup>
                  </m:e>
                  <m:e>
                    <m:r>
                      <w:rPr>
                        <w:rFonts w:ascii="Cambria Math" w:hAnsi="Cambria Math"/>
                      </w:rPr>
                      <m:t>0</m:t>
                    </m:r>
                  </m:e>
                </m:mr>
                <m:mr>
                  <m:e>
                    <m:r>
                      <w:rPr>
                        <w:rFonts w:ascii="Cambria Math" w:hAnsi="Cambria Math"/>
                      </w:rPr>
                      <m:t>0</m:t>
                    </m:r>
                  </m:e>
                  <m:e>
                    <m:r>
                      <w:rPr>
                        <w:rFonts w:ascii="Cambria Math" w:hAnsi="Cambria Math"/>
                      </w:rPr>
                      <m:t>0</m:t>
                    </m:r>
                  </m:e>
                  <m:e>
                    <m:sSubSup>
                      <m:sSubSupPr>
                        <m:ctrlPr>
                          <w:ins w:id="205" w:author="Unknown" w:date="2025-11-10T13:59:00Z" w16du:dateUtc="2025-11-10T18:59:00Z">
                            <w:rPr>
                              <w:rFonts w:ascii="Cambria Math" w:hAnsi="Cambria Math"/>
                              <w:i/>
                            </w:rPr>
                          </w:ins>
                        </m:ctrlPr>
                      </m:sSubSupPr>
                      <m:e>
                        <m:r>
                          <w:rPr>
                            <w:rFonts w:ascii="Cambria Math" w:hAnsi="Cambria Math"/>
                          </w:rPr>
                          <m:t>μ</m:t>
                        </m:r>
                      </m:e>
                      <m:sub>
                        <m:r>
                          <w:rPr>
                            <w:rFonts w:ascii="Cambria Math" w:hAnsi="Cambria Math"/>
                          </w:rPr>
                          <m:t>sim</m:t>
                        </m:r>
                      </m:sub>
                      <m:sup>
                        <m:r>
                          <w:rPr>
                            <w:rFonts w:ascii="Cambria Math" w:hAnsi="Cambria Math"/>
                          </w:rPr>
                          <m:t>3</m:t>
                        </m:r>
                      </m:sup>
                    </m:sSubSup>
                  </m:e>
                </m:mr>
              </m:m>
            </m:e>
          </m:d>
        </m:oMath>
      </m:oMathPara>
    </w:p>
    <w:p w14:paraId="4D840B8E" w14:textId="77777777" w:rsidR="00BF600D" w:rsidRDefault="00BF600D" w:rsidP="00BF600D"/>
    <w:p w14:paraId="5DBC23DF" w14:textId="77777777" w:rsidR="00BF600D" w:rsidRPr="001C5C43" w:rsidRDefault="00BF600D" w:rsidP="00BF600D">
      <w:pPr>
        <w:rPr>
          <w:i/>
          <w:iCs/>
        </w:rPr>
      </w:pPr>
      <w:r w:rsidRPr="001C5C43">
        <w:rPr>
          <w:b/>
          <w:bCs/>
          <w:i/>
          <w:iCs/>
        </w:rPr>
        <w:t>Why Poisson?</w:t>
      </w:r>
      <w:r w:rsidRPr="001C5C43">
        <w:rPr>
          <w:i/>
          <w:iCs/>
        </w:rPr>
        <w:t xml:space="preserve"> The Poisson distribution is typically used to model the number of occurrences of an event within a fixed period or population size. A key property of the Poisson distribution is that the mean and variance are equal: Var(y)=E(y). This is useful when dealing with frequency data, especially when there is a mean-variance relationship. For example, if the simulated number of new diagnoses for a particular group is expected to be </w:t>
      </w:r>
      <m:oMath>
        <m:r>
          <w:rPr>
            <w:rFonts w:ascii="Cambria Math" w:hAnsi="Cambria Math"/>
          </w:rPr>
          <m:t>μ</m:t>
        </m:r>
      </m:oMath>
      <w:r w:rsidRPr="001C5C43">
        <w:rPr>
          <w:i/>
          <w:iCs/>
        </w:rPr>
        <w:t xml:space="preserve">, then the standard deviation is also </w:t>
      </w:r>
      <m:oMath>
        <m:rad>
          <m:radPr>
            <m:degHide m:val="1"/>
            <m:ctrlPr>
              <w:ins w:id="206" w:author="Parastu Kasaie" w:date="2025-11-17T15:10:00Z" w16du:dateUtc="2025-11-17T20:10:00Z">
                <w:rPr>
                  <w:rFonts w:ascii="Cambria Math" w:hAnsi="Cambria Math"/>
                  <w:i/>
                  <w:iCs/>
                </w:rPr>
              </w:ins>
            </m:ctrlPr>
          </m:radPr>
          <m:deg/>
          <m:e>
            <m:r>
              <w:rPr>
                <w:rFonts w:ascii="Cambria Math" w:hAnsi="Cambria Math"/>
              </w:rPr>
              <m:t>μ</m:t>
            </m:r>
          </m:e>
        </m:rad>
      </m:oMath>
      <w:r w:rsidRPr="001C5C43">
        <w:rPr>
          <w:i/>
          <w:iCs/>
        </w:rPr>
        <w:t> ​, which matches the behavior of real-world count data where the variability grows with the magnitude of the counts.</w:t>
      </w:r>
    </w:p>
    <w:p w14:paraId="15B91854" w14:textId="77777777" w:rsidR="00BF600D" w:rsidRPr="001C5C43" w:rsidRDefault="00BF600D" w:rsidP="00BF600D">
      <w:pPr>
        <w:rPr>
          <w:i/>
          <w:iCs/>
        </w:rPr>
      </w:pPr>
      <w:r w:rsidRPr="001C5C43">
        <w:rPr>
          <w:i/>
          <w:iCs/>
        </w:rPr>
        <w:t>The Poisson distribution assumes that successive draws (e.g., counts of new diagnoses from one year to the next) are independent of each other. This assumption is reasonable in many epidemiological models where the occurrence of new cases in one year or group doesn't directly affect the number of cases in another year or group.</w:t>
      </w:r>
    </w:p>
    <w:p w14:paraId="78E6FAB8" w14:textId="77777777" w:rsidR="00BF600D" w:rsidRDefault="00BF600D" w:rsidP="00BF600D"/>
    <w:p w14:paraId="502D6B7D" w14:textId="77777777" w:rsidR="00BF600D" w:rsidRDefault="00BF600D" w:rsidP="00BF600D">
      <w:pPr>
        <w:pStyle w:val="Heading2"/>
      </w:pPr>
      <w:r w:rsidRPr="0001408E">
        <w:t>Measurement Error</w:t>
      </w:r>
      <w:r w:rsidRPr="0001408E">
        <w:rPr>
          <w:rFonts w:eastAsia="Times New Roman"/>
        </w:rPr>
        <w:t> Σ </w:t>
      </w:r>
    </w:p>
    <w:p w14:paraId="798183FB" w14:textId="77777777" w:rsidR="00BF600D" w:rsidRDefault="00BF600D" w:rsidP="00BF600D">
      <w:r w:rsidRPr="0001408E">
        <w:t>This captures the uncertainty in the reported data, such as inaccuracies in CDC-reported diagnoses. Σ is typically estimated from external data or through expert judgment.</w:t>
      </w:r>
    </w:p>
    <w:p w14:paraId="07E91387" w14:textId="77777777" w:rsidR="00522952" w:rsidRDefault="00BF600D" w:rsidP="00522952">
      <m:oMathPara>
        <m:oMath>
          <m:r>
            <m:rPr>
              <m:sty m:val="p"/>
            </m:rPr>
            <w:rPr>
              <w:rFonts w:ascii="Cambria Math" w:hAnsi="Cambria Math"/>
            </w:rPr>
            <m:t>Σ</m:t>
          </m:r>
          <m:r>
            <w:rPr>
              <w:rFonts w:ascii="Cambria Math" w:hAnsi="Cambria Math"/>
            </w:rPr>
            <m:t xml:space="preserve">= </m:t>
          </m:r>
          <m:d>
            <m:dPr>
              <m:begChr m:val="["/>
              <m:endChr m:val="]"/>
              <m:ctrlPr>
                <w:ins w:id="207" w:author="Parastu Kasaie" w:date="2025-11-17T15:10:00Z" w16du:dateUtc="2025-11-17T20:10:00Z">
                  <w:rPr>
                    <w:rFonts w:ascii="Cambria Math" w:hAnsi="Cambria Math"/>
                    <w:i/>
                  </w:rPr>
                </w:ins>
              </m:ctrlPr>
            </m:dPr>
            <m:e>
              <m:m>
                <m:mPr>
                  <m:mcs>
                    <m:mc>
                      <m:mcPr>
                        <m:count m:val="3"/>
                        <m:mcJc m:val="center"/>
                      </m:mcPr>
                    </m:mc>
                  </m:mcs>
                  <m:ctrlPr>
                    <w:ins w:id="208" w:author="Parastu Kasaie" w:date="2025-11-17T15:10:00Z" w16du:dateUtc="2025-11-17T20:10:00Z">
                      <w:rPr>
                        <w:rFonts w:ascii="Cambria Math" w:hAnsi="Cambria Math"/>
                        <w:i/>
                      </w:rPr>
                    </w:ins>
                  </m:ctrlPr>
                </m:mPr>
                <m:mr>
                  <m:e>
                    <m:sSubSup>
                      <m:sSubSupPr>
                        <m:ctrlPr>
                          <w:ins w:id="209" w:author="Parastu Kasaie" w:date="2025-11-17T15:10:00Z" w16du:dateUtc="2025-11-17T20:10:00Z">
                            <w:rPr>
                              <w:rFonts w:ascii="Cambria Math" w:hAnsi="Cambria Math"/>
                              <w:i/>
                            </w:rPr>
                          </w:ins>
                        </m:ctrlPr>
                      </m:sSubSupPr>
                      <m:e>
                        <m:r>
                          <w:rPr>
                            <w:rFonts w:ascii="Cambria Math" w:hAnsi="Cambria Math"/>
                          </w:rPr>
                          <m:t>σ</m:t>
                        </m:r>
                      </m:e>
                      <m:sub>
                        <m:r>
                          <w:rPr>
                            <w:rFonts w:ascii="Cambria Math" w:hAnsi="Cambria Math"/>
                          </w:rPr>
                          <m:t>11</m:t>
                        </m:r>
                      </m:sub>
                      <m:sup>
                        <m:r>
                          <w:rPr>
                            <w:rFonts w:ascii="Cambria Math" w:hAnsi="Cambria Math"/>
                          </w:rPr>
                          <m:t>2</m:t>
                        </m:r>
                      </m:sup>
                    </m:sSubSup>
                  </m:e>
                  <m:e>
                    <m:sSub>
                      <m:sSubPr>
                        <m:ctrlPr>
                          <w:ins w:id="210" w:author="Parastu Kasaie" w:date="2025-11-17T15:10:00Z" w16du:dateUtc="2025-11-17T20:10:00Z">
                            <w:rPr>
                              <w:rFonts w:ascii="Cambria Math" w:hAnsi="Cambria Math"/>
                              <w:i/>
                            </w:rPr>
                          </w:ins>
                        </m:ctrlPr>
                      </m:sSubPr>
                      <m:e>
                        <m:r>
                          <w:rPr>
                            <w:rFonts w:ascii="Cambria Math" w:hAnsi="Cambria Math"/>
                          </w:rPr>
                          <m:t>σ</m:t>
                        </m:r>
                      </m:e>
                      <m:sub>
                        <m:r>
                          <w:rPr>
                            <w:rFonts w:ascii="Cambria Math" w:hAnsi="Cambria Math"/>
                          </w:rPr>
                          <m:t>12</m:t>
                        </m:r>
                      </m:sub>
                    </m:sSub>
                  </m:e>
                  <m:e>
                    <m:sSub>
                      <m:sSubPr>
                        <m:ctrlPr>
                          <w:ins w:id="211" w:author="Parastu Kasaie" w:date="2025-11-17T15:10:00Z" w16du:dateUtc="2025-11-17T20:10:00Z">
                            <w:rPr>
                              <w:rFonts w:ascii="Cambria Math" w:hAnsi="Cambria Math"/>
                              <w:i/>
                            </w:rPr>
                          </w:ins>
                        </m:ctrlPr>
                      </m:sSubPr>
                      <m:e>
                        <m:r>
                          <w:rPr>
                            <w:rFonts w:ascii="Cambria Math" w:hAnsi="Cambria Math"/>
                          </w:rPr>
                          <m:t>σ</m:t>
                        </m:r>
                      </m:e>
                      <m:sub>
                        <m:r>
                          <w:rPr>
                            <w:rFonts w:ascii="Cambria Math" w:hAnsi="Cambria Math"/>
                          </w:rPr>
                          <m:t>13</m:t>
                        </m:r>
                      </m:sub>
                    </m:sSub>
                  </m:e>
                </m:mr>
                <m:mr>
                  <m:e>
                    <m:sSub>
                      <m:sSubPr>
                        <m:ctrlPr>
                          <w:ins w:id="212" w:author="Parastu Kasaie" w:date="2025-11-17T15:10:00Z" w16du:dateUtc="2025-11-17T20:10:00Z">
                            <w:rPr>
                              <w:rFonts w:ascii="Cambria Math" w:hAnsi="Cambria Math"/>
                              <w:i/>
                            </w:rPr>
                          </w:ins>
                        </m:ctrlPr>
                      </m:sSubPr>
                      <m:e>
                        <m:r>
                          <w:rPr>
                            <w:rFonts w:ascii="Cambria Math" w:hAnsi="Cambria Math"/>
                          </w:rPr>
                          <m:t>σ</m:t>
                        </m:r>
                      </m:e>
                      <m:sub>
                        <m:r>
                          <w:rPr>
                            <w:rFonts w:ascii="Cambria Math" w:hAnsi="Cambria Math"/>
                          </w:rPr>
                          <m:t>21</m:t>
                        </m:r>
                      </m:sub>
                    </m:sSub>
                  </m:e>
                  <m:e>
                    <m:sSubSup>
                      <m:sSubSupPr>
                        <m:ctrlPr>
                          <w:ins w:id="213" w:author="Parastu Kasaie" w:date="2025-11-17T15:10:00Z" w16du:dateUtc="2025-11-17T20:10:00Z">
                            <w:rPr>
                              <w:rFonts w:ascii="Cambria Math" w:hAnsi="Cambria Math"/>
                              <w:i/>
                            </w:rPr>
                          </w:ins>
                        </m:ctrlPr>
                      </m:sSubSupPr>
                      <m:e>
                        <m:r>
                          <w:rPr>
                            <w:rFonts w:ascii="Cambria Math" w:hAnsi="Cambria Math"/>
                          </w:rPr>
                          <m:t>σ</m:t>
                        </m:r>
                      </m:e>
                      <m:sub>
                        <m:r>
                          <w:rPr>
                            <w:rFonts w:ascii="Cambria Math" w:hAnsi="Cambria Math"/>
                          </w:rPr>
                          <m:t>22</m:t>
                        </m:r>
                      </m:sub>
                      <m:sup>
                        <m:r>
                          <w:rPr>
                            <w:rFonts w:ascii="Cambria Math" w:hAnsi="Cambria Math"/>
                          </w:rPr>
                          <m:t>2</m:t>
                        </m:r>
                      </m:sup>
                    </m:sSubSup>
                  </m:e>
                  <m:e>
                    <m:sSub>
                      <m:sSubPr>
                        <m:ctrlPr>
                          <w:ins w:id="214" w:author="Parastu Kasaie" w:date="2025-11-17T15:10:00Z" w16du:dateUtc="2025-11-17T20:10:00Z">
                            <w:rPr>
                              <w:rFonts w:ascii="Cambria Math" w:hAnsi="Cambria Math"/>
                              <w:i/>
                            </w:rPr>
                          </w:ins>
                        </m:ctrlPr>
                      </m:sSubPr>
                      <m:e>
                        <m:r>
                          <w:rPr>
                            <w:rFonts w:ascii="Cambria Math" w:hAnsi="Cambria Math"/>
                          </w:rPr>
                          <m:t>σ</m:t>
                        </m:r>
                      </m:e>
                      <m:sub>
                        <m:r>
                          <w:rPr>
                            <w:rFonts w:ascii="Cambria Math" w:hAnsi="Cambria Math"/>
                          </w:rPr>
                          <m:t>23</m:t>
                        </m:r>
                      </m:sub>
                    </m:sSub>
                  </m:e>
                </m:mr>
                <m:mr>
                  <m:e>
                    <m:sSub>
                      <m:sSubPr>
                        <m:ctrlPr>
                          <w:ins w:id="215" w:author="Parastu Kasaie" w:date="2025-11-17T15:10:00Z" w16du:dateUtc="2025-11-17T20:10:00Z">
                            <w:rPr>
                              <w:rFonts w:ascii="Cambria Math" w:hAnsi="Cambria Math"/>
                              <w:i/>
                            </w:rPr>
                          </w:ins>
                        </m:ctrlPr>
                      </m:sSubPr>
                      <m:e>
                        <m:r>
                          <w:rPr>
                            <w:rFonts w:ascii="Cambria Math" w:hAnsi="Cambria Math"/>
                          </w:rPr>
                          <m:t>σ</m:t>
                        </m:r>
                      </m:e>
                      <m:sub>
                        <m:r>
                          <w:rPr>
                            <w:rFonts w:ascii="Cambria Math" w:hAnsi="Cambria Math"/>
                          </w:rPr>
                          <m:t>31</m:t>
                        </m:r>
                      </m:sub>
                    </m:sSub>
                  </m:e>
                  <m:e>
                    <m:sSub>
                      <m:sSubPr>
                        <m:ctrlPr>
                          <w:ins w:id="216" w:author="Parastu Kasaie" w:date="2025-11-17T15:10:00Z" w16du:dateUtc="2025-11-17T20:10:00Z">
                            <w:rPr>
                              <w:rFonts w:ascii="Cambria Math" w:hAnsi="Cambria Math"/>
                              <w:i/>
                            </w:rPr>
                          </w:ins>
                        </m:ctrlPr>
                      </m:sSubPr>
                      <m:e>
                        <m:r>
                          <w:rPr>
                            <w:rFonts w:ascii="Cambria Math" w:hAnsi="Cambria Math"/>
                          </w:rPr>
                          <m:t>σ</m:t>
                        </m:r>
                      </m:e>
                      <m:sub>
                        <m:r>
                          <w:rPr>
                            <w:rFonts w:ascii="Cambria Math" w:hAnsi="Cambria Math"/>
                          </w:rPr>
                          <m:t>32</m:t>
                        </m:r>
                      </m:sub>
                    </m:sSub>
                  </m:e>
                  <m:e>
                    <m:sSubSup>
                      <m:sSubSupPr>
                        <m:ctrlPr>
                          <w:ins w:id="217" w:author="Parastu Kasaie" w:date="2025-11-17T15:10:00Z" w16du:dateUtc="2025-11-17T20:10:00Z">
                            <w:rPr>
                              <w:rFonts w:ascii="Cambria Math" w:hAnsi="Cambria Math"/>
                              <w:i/>
                            </w:rPr>
                          </w:ins>
                        </m:ctrlPr>
                      </m:sSubSupPr>
                      <m:e>
                        <m:r>
                          <w:rPr>
                            <w:rFonts w:ascii="Cambria Math" w:hAnsi="Cambria Math"/>
                          </w:rPr>
                          <m:t>σ</m:t>
                        </m:r>
                      </m:e>
                      <m:sub>
                        <m:r>
                          <w:rPr>
                            <w:rFonts w:ascii="Cambria Math" w:hAnsi="Cambria Math"/>
                          </w:rPr>
                          <m:t>33</m:t>
                        </m:r>
                      </m:sub>
                      <m:sup>
                        <m:r>
                          <w:rPr>
                            <w:rFonts w:ascii="Cambria Math" w:hAnsi="Cambria Math"/>
                          </w:rPr>
                          <m:t>2</m:t>
                        </m:r>
                      </m:sup>
                    </m:sSubSup>
                  </m:e>
                </m:mr>
              </m:m>
            </m:e>
          </m:d>
        </m:oMath>
      </m:oMathPara>
    </w:p>
    <w:p w14:paraId="5D9162A1" w14:textId="106EDB8B" w:rsidR="00522952" w:rsidRPr="00522952" w:rsidRDefault="00522952" w:rsidP="00522952">
      <w:pPr>
        <w:pStyle w:val="ListParagraph"/>
        <w:numPr>
          <w:ilvl w:val="0"/>
          <w:numId w:val="65"/>
        </w:numPr>
      </w:pPr>
      <w:r w:rsidRPr="00522952">
        <w:rPr>
          <w:b/>
          <w:bCs/>
        </w:rPr>
        <w:t>Diagonal elements</w:t>
      </w:r>
      <w:r w:rsidRPr="00522952">
        <w:t>: the </w:t>
      </w:r>
      <w:r w:rsidRPr="00522952">
        <w:rPr>
          <w:i/>
          <w:iCs/>
        </w:rPr>
        <w:t>variances</w:t>
      </w:r>
      <w:r w:rsidRPr="00522952">
        <w:t> of measurement error for each observed quantity.</w:t>
      </w:r>
    </w:p>
    <w:p w14:paraId="2D819F6B" w14:textId="29532C51" w:rsidR="00522952" w:rsidRPr="00522952" w:rsidRDefault="00522952" w:rsidP="00522952">
      <w:pPr>
        <w:pStyle w:val="ListParagraph"/>
        <w:numPr>
          <w:ilvl w:val="0"/>
          <w:numId w:val="65"/>
        </w:numPr>
      </w:pPr>
      <w:r w:rsidRPr="00522952">
        <w:rPr>
          <w:b/>
          <w:bCs/>
        </w:rPr>
        <w:t>Off-diagonal elements</w:t>
      </w:r>
      <w:r w:rsidRPr="00522952">
        <w:t>: </w:t>
      </w:r>
      <w:r w:rsidRPr="00522952">
        <w:rPr>
          <w:i/>
          <w:iCs/>
        </w:rPr>
        <w:t>correlations</w:t>
      </w:r>
      <w:r w:rsidRPr="00522952">
        <w:t> in measurement error across categories (e.g., if errors in age groups are correlated due to common reporting systems).</w:t>
      </w:r>
    </w:p>
    <w:p w14:paraId="40CEF02A" w14:textId="77777777" w:rsidR="00BF600D" w:rsidRDefault="00BF600D" w:rsidP="00BF600D">
      <w:r>
        <w:t xml:space="preserve">It’s easier to break </w:t>
      </w:r>
      <w:r w:rsidRPr="00D614DF">
        <w:t>covariance matrix into its two main components</w:t>
      </w:r>
      <w:r>
        <w:t xml:space="preserve">, </w:t>
      </w:r>
      <w:r w:rsidRPr="00D614DF">
        <w:rPr>
          <w:b/>
          <w:bCs/>
        </w:rPr>
        <w:t>standard deviations</w:t>
      </w:r>
      <w:r w:rsidRPr="00D614DF">
        <w:t> and the </w:t>
      </w:r>
      <w:r w:rsidRPr="00D614DF">
        <w:rPr>
          <w:b/>
          <w:bCs/>
        </w:rPr>
        <w:t>correlation matrix</w:t>
      </w:r>
      <w:r>
        <w:rPr>
          <w:b/>
          <w:bCs/>
        </w:rPr>
        <w:t>.</w:t>
      </w:r>
    </w:p>
    <w:p w14:paraId="5DE04B81" w14:textId="77777777" w:rsidR="00BF600D" w:rsidRDefault="00BF600D" w:rsidP="00BF600D">
      <w:r w:rsidRPr="007A61AC">
        <w:rPr>
          <w:b/>
          <w:bCs/>
          <w:u w:val="single"/>
        </w:rPr>
        <w:t>Component1: Standard Deviation:</w:t>
      </w:r>
      <w:r w:rsidRPr="00253048">
        <w:rPr>
          <w:b/>
          <w:bCs/>
        </w:rPr>
        <w:t xml:space="preserve"> </w:t>
      </w:r>
      <w:r w:rsidRPr="00D614DF">
        <w:t>The </w:t>
      </w:r>
      <m:oMath>
        <m:r>
          <m:rPr>
            <m:sty m:val="p"/>
          </m:rPr>
          <w:rPr>
            <w:rFonts w:ascii="Cambria Math" w:hAnsi="Cambria Math"/>
          </w:rPr>
          <m:t>σ</m:t>
        </m:r>
      </m:oMath>
      <w:r w:rsidRPr="00D614DF">
        <w:t xml:space="preserve"> for each </w:t>
      </w:r>
      <w:r>
        <w:t>dimension</w:t>
      </w:r>
      <w:r w:rsidRPr="00D614DF">
        <w:t xml:space="preserve"> gives </w:t>
      </w:r>
      <w:r>
        <w:t>us</w:t>
      </w:r>
      <w:r w:rsidRPr="00D614DF">
        <w:t xml:space="preserve"> an idea of the </w:t>
      </w:r>
      <w:r>
        <w:t xml:space="preserve">error for that dimension </w:t>
      </w:r>
    </w:p>
    <w:p w14:paraId="00BD8250" w14:textId="77777777" w:rsidR="00BF600D" w:rsidRDefault="00BF600D" w:rsidP="00BF600D"/>
    <w:p w14:paraId="013CE081" w14:textId="77777777" w:rsidR="00BF600D" w:rsidRDefault="00BF600D" w:rsidP="00BF600D">
      <m:oMathPara>
        <m:oMath>
          <m:r>
            <m:rPr>
              <m:sty m:val="p"/>
            </m:rPr>
            <w:rPr>
              <w:rFonts w:ascii="Cambria Math" w:hAnsi="Cambria Math"/>
            </w:rPr>
            <m:t>SD</m:t>
          </m:r>
          <m:r>
            <w:rPr>
              <w:rFonts w:ascii="Cambria Math" w:hAnsi="Cambria Math"/>
            </w:rPr>
            <m:t xml:space="preserve">= </m:t>
          </m:r>
          <m:d>
            <m:dPr>
              <m:begChr m:val="["/>
              <m:endChr m:val="]"/>
              <m:ctrlPr>
                <w:ins w:id="218" w:author="Parastu Kasaie" w:date="2025-11-17T15:10:00Z" w16du:dateUtc="2025-11-17T20:10:00Z">
                  <w:rPr>
                    <w:rFonts w:ascii="Cambria Math" w:hAnsi="Cambria Math"/>
                    <w:i/>
                  </w:rPr>
                </w:ins>
              </m:ctrlPr>
            </m:dPr>
            <m:e>
              <m:m>
                <m:mPr>
                  <m:mcs>
                    <m:mc>
                      <m:mcPr>
                        <m:count m:val="1"/>
                        <m:mcJc m:val="center"/>
                      </m:mcPr>
                    </m:mc>
                  </m:mcs>
                  <m:ctrlPr>
                    <w:ins w:id="219" w:author="Parastu Kasaie" w:date="2025-11-17T15:10:00Z" w16du:dateUtc="2025-11-17T20:10:00Z">
                      <w:rPr>
                        <w:rFonts w:ascii="Cambria Math" w:hAnsi="Cambria Math"/>
                        <w:i/>
                      </w:rPr>
                    </w:ins>
                  </m:ctrlPr>
                </m:mPr>
                <m:mr>
                  <m:e>
                    <m:sSub>
                      <m:sSubPr>
                        <m:ctrlPr>
                          <w:ins w:id="220" w:author="Parastu Kasaie" w:date="2025-11-17T15:10:00Z" w16du:dateUtc="2025-11-17T20:10:00Z">
                            <w:rPr>
                              <w:rFonts w:ascii="Cambria Math" w:hAnsi="Cambria Math"/>
                              <w:i/>
                            </w:rPr>
                          </w:ins>
                        </m:ctrlPr>
                      </m:sSubPr>
                      <m:e>
                        <m:r>
                          <w:rPr>
                            <w:rFonts w:ascii="Cambria Math" w:hAnsi="Cambria Math"/>
                          </w:rPr>
                          <m:t>σ</m:t>
                        </m:r>
                      </m:e>
                      <m:sub>
                        <m:r>
                          <w:rPr>
                            <w:rFonts w:ascii="Cambria Math" w:hAnsi="Cambria Math"/>
                          </w:rPr>
                          <m:t>11</m:t>
                        </m:r>
                      </m:sub>
                    </m:sSub>
                  </m:e>
                </m:mr>
                <m:mr>
                  <m:e>
                    <m:sSub>
                      <m:sSubPr>
                        <m:ctrlPr>
                          <w:ins w:id="221" w:author="Parastu Kasaie" w:date="2025-11-17T15:10:00Z" w16du:dateUtc="2025-11-17T20:10:00Z">
                            <w:rPr>
                              <w:rFonts w:ascii="Cambria Math" w:hAnsi="Cambria Math"/>
                              <w:i/>
                            </w:rPr>
                          </w:ins>
                        </m:ctrlPr>
                      </m:sSubPr>
                      <m:e>
                        <m:r>
                          <w:rPr>
                            <w:rFonts w:ascii="Cambria Math" w:hAnsi="Cambria Math"/>
                          </w:rPr>
                          <m:t>σ</m:t>
                        </m:r>
                      </m:e>
                      <m:sub>
                        <m:r>
                          <w:rPr>
                            <w:rFonts w:ascii="Cambria Math" w:hAnsi="Cambria Math"/>
                          </w:rPr>
                          <m:t>22</m:t>
                        </m:r>
                      </m:sub>
                    </m:sSub>
                  </m:e>
                </m:mr>
                <m:mr>
                  <m:e>
                    <m:sSub>
                      <m:sSubPr>
                        <m:ctrlPr>
                          <w:ins w:id="222" w:author="Parastu Kasaie" w:date="2025-11-17T15:10:00Z" w16du:dateUtc="2025-11-17T20:10:00Z">
                            <w:rPr>
                              <w:rFonts w:ascii="Cambria Math" w:hAnsi="Cambria Math"/>
                              <w:i/>
                            </w:rPr>
                          </w:ins>
                        </m:ctrlPr>
                      </m:sSubPr>
                      <m:e>
                        <m:r>
                          <w:rPr>
                            <w:rFonts w:ascii="Cambria Math" w:hAnsi="Cambria Math"/>
                          </w:rPr>
                          <m:t>σ</m:t>
                        </m:r>
                      </m:e>
                      <m:sub>
                        <m:r>
                          <w:rPr>
                            <w:rFonts w:ascii="Cambria Math" w:hAnsi="Cambria Math"/>
                          </w:rPr>
                          <m:t>33</m:t>
                        </m:r>
                      </m:sub>
                    </m:sSub>
                  </m:e>
                </m:mr>
              </m:m>
            </m:e>
          </m:d>
        </m:oMath>
      </m:oMathPara>
    </w:p>
    <w:p w14:paraId="177D5323" w14:textId="77777777" w:rsidR="00BF600D" w:rsidRDefault="00BF600D" w:rsidP="00BF600D"/>
    <w:p w14:paraId="3DEB3360" w14:textId="77777777" w:rsidR="00BF600D" w:rsidRDefault="00BF600D" w:rsidP="00BF600D">
      <w:pPr>
        <w:rPr>
          <w:b/>
          <w:bCs/>
        </w:rPr>
      </w:pPr>
      <w:r>
        <w:t xml:space="preserve">We can estimate SD in multiple ways: </w:t>
      </w:r>
    </w:p>
    <w:p w14:paraId="031ECA46" w14:textId="77777777" w:rsidR="00BF600D" w:rsidRDefault="00BF600D" w:rsidP="00BF600D">
      <w:pPr>
        <w:pStyle w:val="ListParagraph"/>
        <w:numPr>
          <w:ilvl w:val="0"/>
          <w:numId w:val="64"/>
        </w:numPr>
      </w:pPr>
      <w:commentRangeStart w:id="223"/>
      <w:r w:rsidRPr="00253048">
        <w:rPr>
          <w:b/>
          <w:bCs/>
        </w:rPr>
        <w:lastRenderedPageBreak/>
        <w:t>Option1</w:t>
      </w:r>
      <w:commentRangeEnd w:id="223"/>
      <w:r>
        <w:rPr>
          <w:rStyle w:val="CommentReference"/>
        </w:rPr>
        <w:commentReference w:id="223"/>
      </w:r>
      <w:r w:rsidRPr="00253048">
        <w:rPr>
          <w:b/>
          <w:bCs/>
        </w:rPr>
        <w:t xml:space="preserve">) Use of External Data (Direct Estimation): </w:t>
      </w:r>
      <w:r w:rsidRPr="00E73F90">
        <w:t xml:space="preserve">Some external datasets or validation studies report measurement </w:t>
      </w:r>
      <w:proofErr w:type="gramStart"/>
      <w:r w:rsidRPr="00E73F90">
        <w:t>errors</w:t>
      </w:r>
      <w:proofErr w:type="gramEnd"/>
      <w:r w:rsidRPr="00E73F90">
        <w:t xml:space="preserve"> and we can translate that directly to SD</w:t>
      </w:r>
      <w:r>
        <w:t xml:space="preserve">. For example, the Census reports a 3% error in their population size estimates. </w:t>
      </w:r>
    </w:p>
    <w:p w14:paraId="4F4299E0" w14:textId="77777777" w:rsidR="00BF600D" w:rsidRPr="00E73F90" w:rsidRDefault="00BF600D" w:rsidP="00BF600D">
      <w:pPr>
        <w:pStyle w:val="ListParagraph"/>
        <w:numPr>
          <w:ilvl w:val="1"/>
          <w:numId w:val="64"/>
        </w:numPr>
      </w:pPr>
      <w:r w:rsidRPr="00E73F90">
        <w:t xml:space="preserve">Should we assume </w:t>
      </w:r>
      <m:oMath>
        <m:r>
          <w:rPr>
            <w:rFonts w:ascii="Cambria Math" w:hAnsi="Cambria Math"/>
          </w:rPr>
          <m:t>SD=error</m:t>
        </m:r>
      </m:oMath>
      <w:r w:rsidRPr="00E73F90">
        <w:t xml:space="preserve">, and therefore </w:t>
      </w:r>
      <m:oMath>
        <m:r>
          <w:rPr>
            <w:rFonts w:ascii="Cambria Math" w:hAnsi="Cambria Math"/>
          </w:rPr>
          <m:t>SD=</m:t>
        </m:r>
        <m:r>
          <m:rPr>
            <m:sty m:val="p"/>
          </m:rPr>
          <w:rPr>
            <w:rFonts w:ascii="Cambria Math" w:hAnsi="Cambria Math"/>
          </w:rPr>
          <m:t>3%</m:t>
        </m:r>
      </m:oMath>
      <w:r w:rsidRPr="00E73F90">
        <w:t xml:space="preserve">? The problem with this approach is that if </w:t>
      </w:r>
      <m:oMath>
        <m:r>
          <w:rPr>
            <w:rFonts w:ascii="Cambria Math" w:hAnsi="Cambria Math"/>
          </w:rPr>
          <m:t>μ=10</m:t>
        </m:r>
      </m:oMath>
      <w:r w:rsidRPr="00E73F90">
        <w:t xml:space="preserve"> or </w:t>
      </w:r>
      <m:oMath>
        <m:r>
          <w:rPr>
            <w:rFonts w:ascii="Cambria Math" w:hAnsi="Cambria Math"/>
          </w:rPr>
          <m:t>μ=1000</m:t>
        </m:r>
      </m:oMath>
      <w:r w:rsidRPr="00E73F90">
        <w:t>, the error remains the same</w:t>
      </w:r>
    </w:p>
    <w:p w14:paraId="4915F3EE" w14:textId="77777777" w:rsidR="00BF600D" w:rsidRDefault="00BF600D" w:rsidP="00BF600D">
      <w:pPr>
        <w:pStyle w:val="ListParagraph"/>
        <w:numPr>
          <w:ilvl w:val="1"/>
          <w:numId w:val="64"/>
        </w:numPr>
      </w:pPr>
      <w:r w:rsidRPr="00E73F90">
        <w:t xml:space="preserve">We could assume  </w:t>
      </w:r>
      <m:oMath>
        <m:r>
          <w:rPr>
            <w:rFonts w:ascii="Cambria Math" w:hAnsi="Cambria Math"/>
          </w:rPr>
          <m:t>SD=error* μ</m:t>
        </m:r>
      </m:oMath>
      <w:r w:rsidRPr="00E73F90">
        <w:t xml:space="preserve">? This translate to </w:t>
      </w:r>
      <m:oMath>
        <m:r>
          <w:rPr>
            <w:rFonts w:ascii="Cambria Math" w:hAnsi="Cambria Math"/>
          </w:rPr>
          <m:t>error=</m:t>
        </m:r>
        <m:f>
          <m:fPr>
            <m:type m:val="skw"/>
            <m:ctrlPr>
              <w:ins w:id="224" w:author="Parastu Kasaie" w:date="2025-11-17T15:10:00Z" w16du:dateUtc="2025-11-17T20:10:00Z">
                <w:rPr>
                  <w:rFonts w:ascii="Cambria Math" w:hAnsi="Cambria Math"/>
                  <w:i/>
                </w:rPr>
              </w:ins>
            </m:ctrlPr>
          </m:fPr>
          <m:num>
            <m:r>
              <w:rPr>
                <w:rFonts w:ascii="Cambria Math" w:hAnsi="Cambria Math"/>
              </w:rPr>
              <m:t>SD</m:t>
            </m:r>
          </m:num>
          <m:den>
            <m:r>
              <w:rPr>
                <w:rFonts w:ascii="Cambria Math" w:hAnsi="Cambria Math"/>
              </w:rPr>
              <m:t>μ</m:t>
            </m:r>
          </m:den>
        </m:f>
        <m:r>
          <w:rPr>
            <w:rFonts w:ascii="Cambria Math" w:hAnsi="Cambria Math"/>
          </w:rPr>
          <m:t>=CV</m:t>
        </m:r>
      </m:oMath>
      <w:r w:rsidRPr="00E73F90">
        <w:t>, which is the coefficient of variation</w:t>
      </w:r>
      <w:r>
        <w:t>.</w:t>
      </w:r>
    </w:p>
    <w:p w14:paraId="6A3BBBDD" w14:textId="77777777" w:rsidR="00BF600D" w:rsidRPr="00E73F90" w:rsidRDefault="00BF600D" w:rsidP="00BF600D">
      <w:pPr>
        <w:pStyle w:val="ListParagraph"/>
        <w:numPr>
          <w:ilvl w:val="1"/>
          <w:numId w:val="64"/>
        </w:numPr>
      </w:pPr>
      <w:r>
        <w:t xml:space="preserve">We could also assume </w:t>
      </w:r>
      <m:oMath>
        <m:r>
          <w:rPr>
            <w:rFonts w:ascii="Cambria Math" w:hAnsi="Cambria Math"/>
          </w:rPr>
          <m:t xml:space="preserve">SD=error* </m:t>
        </m:r>
        <m:sSup>
          <m:sSupPr>
            <m:ctrlPr>
              <w:ins w:id="225" w:author="Parastu Kasaie" w:date="2025-11-17T15:10:00Z" w16du:dateUtc="2025-11-17T20:10:00Z">
                <w:rPr>
                  <w:rFonts w:ascii="Cambria Math" w:hAnsi="Cambria Math"/>
                  <w:i/>
                </w:rPr>
              </w:ins>
            </m:ctrlPr>
          </m:sSupPr>
          <m:e>
            <m:r>
              <w:rPr>
                <w:rFonts w:ascii="Cambria Math" w:hAnsi="Cambria Math"/>
              </w:rPr>
              <m:t>μ</m:t>
            </m:r>
          </m:e>
          <m:sup>
            <m:r>
              <w:rPr>
                <w:rFonts w:ascii="Cambria Math" w:hAnsi="Cambria Math"/>
              </w:rPr>
              <m:t>q</m:t>
            </m:r>
          </m:sup>
        </m:sSup>
      </m:oMath>
      <w:r>
        <w:t xml:space="preserve">, and say if q= 0.5, this means: </w:t>
      </w:r>
      <m:oMath>
        <m:r>
          <w:rPr>
            <w:rFonts w:ascii="Cambria Math" w:hAnsi="Cambria Math"/>
          </w:rPr>
          <m:t xml:space="preserve">SD=error* </m:t>
        </m:r>
        <m:rad>
          <m:radPr>
            <m:degHide m:val="1"/>
            <m:ctrlPr>
              <w:ins w:id="226" w:author="Parastu Kasaie" w:date="2025-11-17T15:10:00Z" w16du:dateUtc="2025-11-17T20:10:00Z">
                <w:rPr>
                  <w:rFonts w:ascii="Cambria Math" w:hAnsi="Cambria Math"/>
                  <w:i/>
                </w:rPr>
              </w:ins>
            </m:ctrlPr>
          </m:radPr>
          <m:deg/>
          <m:e>
            <m:r>
              <w:rPr>
                <w:rFonts w:ascii="Cambria Math" w:hAnsi="Cambria Math"/>
              </w:rPr>
              <m:t>μ</m:t>
            </m:r>
          </m:e>
        </m:rad>
      </m:oMath>
      <w:r w:rsidRPr="00E73F90">
        <w:t xml:space="preserve"> </w:t>
      </w:r>
    </w:p>
    <w:p w14:paraId="10A2F54A" w14:textId="77777777" w:rsidR="00BF600D" w:rsidRDefault="00BF600D" w:rsidP="00BF600D"/>
    <w:p w14:paraId="56A8CFDA" w14:textId="77777777" w:rsidR="00BF600D" w:rsidRDefault="00BF600D" w:rsidP="00BF600D">
      <w:pPr>
        <w:pStyle w:val="ListParagraph"/>
        <w:numPr>
          <w:ilvl w:val="0"/>
          <w:numId w:val="64"/>
        </w:numPr>
      </w:pPr>
      <w:r w:rsidRPr="007A61AC">
        <w:rPr>
          <w:b/>
          <w:bCs/>
        </w:rPr>
        <w:t xml:space="preserve">Option 2) Use of historical data from the same source: </w:t>
      </w:r>
      <w:r>
        <w:t xml:space="preserve">this is true for situation where historical data is corrected in a future </w:t>
      </w:r>
      <w:proofErr w:type="gramStart"/>
      <w:r>
        <w:t>publication</w:t>
      </w:r>
      <w:proofErr w:type="gramEnd"/>
      <w:r>
        <w:t xml:space="preserve"> and we have 2 versions of the same data. For example, CDC published new HIV diagnosis counts each year but the values that are later reported in the HIV atlas are different from the original reports. </w:t>
      </w:r>
    </w:p>
    <w:p w14:paraId="253AD256" w14:textId="77777777" w:rsidR="00BF600D" w:rsidRPr="00130B0E" w:rsidRDefault="00BF600D" w:rsidP="00BF600D">
      <w:pPr>
        <w:pStyle w:val="ListParagraph"/>
        <w:numPr>
          <w:ilvl w:val="0"/>
          <w:numId w:val="64"/>
        </w:numPr>
      </w:pPr>
      <w:r w:rsidRPr="00253048">
        <w:rPr>
          <w:highlight w:val="yellow"/>
        </w:rPr>
        <w:t xml:space="preserve">See </w:t>
      </w:r>
      <w:proofErr w:type="spellStart"/>
      <w:r w:rsidRPr="00253048">
        <w:rPr>
          <w:highlight w:val="yellow"/>
        </w:rPr>
        <w:t>calculating_error_terms_for_ehe_</w:t>
      </w:r>
      <w:proofErr w:type="gramStart"/>
      <w:r w:rsidRPr="00253048">
        <w:rPr>
          <w:highlight w:val="yellow"/>
        </w:rPr>
        <w:t>likelihoods.R</w:t>
      </w:r>
      <w:proofErr w:type="spellEnd"/>
      <w:proofErr w:type="gramEnd"/>
      <w:r w:rsidRPr="00253048">
        <w:rPr>
          <w:highlight w:val="yellow"/>
        </w:rPr>
        <w:t xml:space="preserve"> for an example</w:t>
      </w:r>
    </w:p>
    <w:p w14:paraId="5CA3F58C" w14:textId="77777777" w:rsidR="00BF600D" w:rsidRDefault="00BF600D" w:rsidP="00BF600D"/>
    <w:p w14:paraId="190FE091" w14:textId="77777777" w:rsidR="00BF600D" w:rsidRPr="00130B0E" w:rsidRDefault="00BF600D" w:rsidP="00BF600D">
      <w:r w:rsidRPr="007A61AC">
        <w:rPr>
          <w:b/>
          <w:bCs/>
          <w:u w:val="single"/>
        </w:rPr>
        <w:t>Component2: The Correlation Matrix:</w:t>
      </w:r>
      <w:r w:rsidRPr="00130B0E">
        <w:t xml:space="preserve"> </w:t>
      </w:r>
      <w:r>
        <w:t>Correlations are d</w:t>
      </w:r>
      <w:r w:rsidRPr="00130B0E">
        <w:t>erived from the covariance matrix by normalizing each covariance by the product of the standard deviations of the related variables. This provides a standardized measure of the relationship between errors across different dimensions.</w:t>
      </w:r>
    </w:p>
    <w:p w14:paraId="1126D2F3" w14:textId="77777777" w:rsidR="00BF600D" w:rsidRPr="00130B0E" w:rsidRDefault="00BF600D" w:rsidP="00BF600D">
      <w:r w:rsidRPr="00130B0E">
        <w:t>The correlation captures how measurement errors in one dimension are related to</w:t>
      </w:r>
      <w:r>
        <w:t xml:space="preserve"> one another</w:t>
      </w:r>
      <w:r w:rsidRPr="00130B0E">
        <w:t>. For example:</w:t>
      </w:r>
    </w:p>
    <w:p w14:paraId="19777791" w14:textId="77777777" w:rsidR="00BF600D" w:rsidRPr="00130B0E" w:rsidRDefault="00BF600D" w:rsidP="00BF600D">
      <w:pPr>
        <w:pStyle w:val="ListParagraph"/>
        <w:numPr>
          <w:ilvl w:val="0"/>
          <w:numId w:val="10"/>
        </w:numPr>
      </w:pPr>
      <w:r w:rsidRPr="00130B0E">
        <w:t>If the reported values are inaccurate in </w:t>
      </w:r>
      <w:r w:rsidRPr="0023669F">
        <w:rPr>
          <w:b/>
          <w:bCs/>
        </w:rPr>
        <w:t>year 1</w:t>
      </w:r>
      <w:r w:rsidRPr="00130B0E">
        <w:t>, how likely are they to also be inaccurate in </w:t>
      </w:r>
      <w:r w:rsidRPr="0023669F">
        <w:rPr>
          <w:b/>
          <w:bCs/>
        </w:rPr>
        <w:t>year 2</w:t>
      </w:r>
      <w:r w:rsidRPr="00130B0E">
        <w:t> and </w:t>
      </w:r>
      <w:r w:rsidRPr="0023669F">
        <w:rPr>
          <w:b/>
          <w:bCs/>
        </w:rPr>
        <w:t>year 3</w:t>
      </w:r>
      <w:r w:rsidRPr="00130B0E">
        <w:t>?</w:t>
      </w:r>
    </w:p>
    <w:p w14:paraId="1732AD80" w14:textId="77777777" w:rsidR="00BF600D" w:rsidRPr="00130B0E" w:rsidRDefault="00BF600D" w:rsidP="00BF600D">
      <w:pPr>
        <w:pStyle w:val="ListParagraph"/>
        <w:numPr>
          <w:ilvl w:val="0"/>
          <w:numId w:val="10"/>
        </w:numPr>
      </w:pPr>
      <w:r w:rsidRPr="00130B0E">
        <w:t>If the values are incorrect for the </w:t>
      </w:r>
      <w:r w:rsidRPr="0023669F">
        <w:rPr>
          <w:b/>
          <w:bCs/>
        </w:rPr>
        <w:t>Black race</w:t>
      </w:r>
      <w:r w:rsidRPr="00130B0E">
        <w:t>, to what extent are they also incorrect for </w:t>
      </w:r>
      <w:r w:rsidRPr="0023669F">
        <w:rPr>
          <w:b/>
          <w:bCs/>
        </w:rPr>
        <w:t>White</w:t>
      </w:r>
      <w:r w:rsidRPr="00130B0E">
        <w:t> or </w:t>
      </w:r>
      <w:r w:rsidRPr="0023669F">
        <w:rPr>
          <w:b/>
          <w:bCs/>
        </w:rPr>
        <w:t xml:space="preserve">Hispanic </w:t>
      </w:r>
      <w:r w:rsidRPr="00130B0E">
        <w:t>populations?</w:t>
      </w:r>
    </w:p>
    <w:p w14:paraId="0E36C758" w14:textId="77777777" w:rsidR="00BF600D" w:rsidRDefault="00BF600D" w:rsidP="00BF600D"/>
    <w:p w14:paraId="668A2527" w14:textId="77777777" w:rsidR="00BF600D" w:rsidRDefault="00BF600D" w:rsidP="00BF600D">
      <w:r w:rsidRPr="00130B0E">
        <w:t>In practice, we typically assume that measurement error correlations exist </w:t>
      </w:r>
      <w:r w:rsidRPr="00130B0E">
        <w:rPr>
          <w:b/>
          <w:bCs/>
        </w:rPr>
        <w:t>over time</w:t>
      </w:r>
      <w:r w:rsidRPr="00130B0E">
        <w:t> (i.e., errors in different years are correlated), but not across other strata such as </w:t>
      </w:r>
      <w:r w:rsidRPr="00130B0E">
        <w:rPr>
          <w:b/>
          <w:bCs/>
        </w:rPr>
        <w:t>age, race, or sex</w:t>
      </w:r>
      <w:r w:rsidRPr="00130B0E">
        <w:t>.</w:t>
      </w:r>
    </w:p>
    <w:p w14:paraId="5CC02D1F" w14:textId="77777777" w:rsidR="00BF600D" w:rsidRDefault="00BF600D" w:rsidP="00BF600D">
      <w:r>
        <w:t>There are 2 typical formats for correlations that are applicable here:</w:t>
      </w:r>
    </w:p>
    <w:p w14:paraId="538FE3F0" w14:textId="77777777" w:rsidR="00BF600D" w:rsidRPr="00130B0E" w:rsidRDefault="00BF600D" w:rsidP="00BF600D">
      <w:pPr>
        <w:pStyle w:val="ListParagraph"/>
        <w:numPr>
          <w:ilvl w:val="0"/>
          <w:numId w:val="11"/>
        </w:numPr>
        <w:ind w:left="360" w:hanging="360"/>
      </w:pPr>
      <w:r w:rsidRPr="0023669F">
        <w:rPr>
          <w:b/>
          <w:bCs/>
        </w:rPr>
        <w:t xml:space="preserve">Autoregressive (AR) Correlation: </w:t>
      </w:r>
      <w:r w:rsidRPr="00130B0E">
        <w:t xml:space="preserve">In an </w:t>
      </w:r>
      <w:proofErr w:type="gramStart"/>
      <w:r w:rsidRPr="00130B0E">
        <w:t>AR(</w:t>
      </w:r>
      <w:proofErr w:type="gramEnd"/>
      <w:r w:rsidRPr="00130B0E">
        <w:t>1) process, correlation between consecutive years (or time points) decreases exponentially as the time gap increases.</w:t>
      </w:r>
    </w:p>
    <w:p w14:paraId="712BC603" w14:textId="4700ECFB" w:rsidR="00BF600D" w:rsidRPr="003A6CA0" w:rsidRDefault="00BF600D" w:rsidP="00522952">
      <w:r>
        <w:t xml:space="preserve"> </w:t>
      </w:r>
    </w:p>
    <w:p w14:paraId="37584425" w14:textId="77777777" w:rsidR="00BF600D" w:rsidRPr="003A6CA0" w:rsidRDefault="00000000" w:rsidP="00BF600D">
      <m:oMathPara>
        <m:oMath>
          <m:d>
            <m:dPr>
              <m:begChr m:val="["/>
              <m:endChr m:val="]"/>
              <m:ctrlPr>
                <w:ins w:id="227" w:author="Parastu Kasaie" w:date="2025-11-17T15:10:00Z" w16du:dateUtc="2025-11-17T20:10:00Z">
                  <w:rPr>
                    <w:rFonts w:ascii="Cambria Math" w:hAnsi="Cambria Math"/>
                    <w:i/>
                  </w:rPr>
                </w:ins>
              </m:ctrlPr>
            </m:dPr>
            <m:e>
              <m:m>
                <m:mPr>
                  <m:mcs>
                    <m:mc>
                      <m:mcPr>
                        <m:count m:val="3"/>
                        <m:mcJc m:val="center"/>
                      </m:mcPr>
                    </m:mc>
                  </m:mcs>
                  <m:ctrlPr>
                    <w:ins w:id="228" w:author="Parastu Kasaie" w:date="2025-11-17T15:10:00Z" w16du:dateUtc="2025-11-17T20:10:00Z">
                      <w:rPr>
                        <w:rFonts w:ascii="Cambria Math" w:hAnsi="Cambria Math"/>
                        <w:i/>
                      </w:rPr>
                    </w:ins>
                  </m:ctrlPr>
                </m:mPr>
                <m:mr>
                  <m:e>
                    <m:r>
                      <w:rPr>
                        <w:rFonts w:ascii="Cambria Math" w:hAnsi="Cambria Math"/>
                      </w:rPr>
                      <m:t>1</m:t>
                    </m:r>
                  </m:e>
                  <m:e>
                    <m:r>
                      <w:rPr>
                        <w:rFonts w:ascii="Cambria Math" w:hAnsi="Cambria Math"/>
                      </w:rPr>
                      <m:t>ρ</m:t>
                    </m:r>
                  </m:e>
                  <m:e>
                    <m:sSup>
                      <m:sSupPr>
                        <m:ctrlPr>
                          <w:ins w:id="229" w:author="Parastu Kasaie" w:date="2025-11-17T15:10:00Z" w16du:dateUtc="2025-11-17T20:10:00Z">
                            <w:rPr>
                              <w:rFonts w:ascii="Cambria Math" w:hAnsi="Cambria Math"/>
                              <w:i/>
                            </w:rPr>
                          </w:ins>
                        </m:ctrlPr>
                      </m:sSupPr>
                      <m:e>
                        <m:r>
                          <w:rPr>
                            <w:rFonts w:ascii="Cambria Math" w:hAnsi="Cambria Math"/>
                          </w:rPr>
                          <m:t>ρ</m:t>
                        </m:r>
                      </m:e>
                      <m:sup>
                        <m:r>
                          <w:rPr>
                            <w:rFonts w:ascii="Cambria Math" w:hAnsi="Cambria Math"/>
                          </w:rPr>
                          <m:t>2</m:t>
                        </m:r>
                      </m:sup>
                    </m:sSup>
                  </m:e>
                </m:mr>
                <m:mr>
                  <m:e>
                    <m:r>
                      <w:rPr>
                        <w:rFonts w:ascii="Cambria Math" w:hAnsi="Cambria Math"/>
                      </w:rPr>
                      <m:t>ρ</m:t>
                    </m:r>
                  </m:e>
                  <m:e>
                    <m:r>
                      <w:rPr>
                        <w:rFonts w:ascii="Cambria Math" w:hAnsi="Cambria Math"/>
                      </w:rPr>
                      <m:t>1</m:t>
                    </m:r>
                  </m:e>
                  <m:e>
                    <m:r>
                      <w:rPr>
                        <w:rFonts w:ascii="Cambria Math" w:hAnsi="Cambria Math"/>
                      </w:rPr>
                      <m:t>ρ</m:t>
                    </m:r>
                  </m:e>
                </m:mr>
                <m:mr>
                  <m:e>
                    <m:sSup>
                      <m:sSupPr>
                        <m:ctrlPr>
                          <w:ins w:id="230" w:author="Parastu Kasaie" w:date="2025-11-17T15:10:00Z" w16du:dateUtc="2025-11-17T20:10:00Z">
                            <w:rPr>
                              <w:rFonts w:ascii="Cambria Math" w:hAnsi="Cambria Math"/>
                              <w:i/>
                            </w:rPr>
                          </w:ins>
                        </m:ctrlPr>
                      </m:sSupPr>
                      <m:e>
                        <m:r>
                          <w:rPr>
                            <w:rFonts w:ascii="Cambria Math" w:hAnsi="Cambria Math"/>
                          </w:rPr>
                          <m:t>ρ</m:t>
                        </m:r>
                      </m:e>
                      <m:sup>
                        <m:r>
                          <w:rPr>
                            <w:rFonts w:ascii="Cambria Math" w:hAnsi="Cambria Math"/>
                          </w:rPr>
                          <m:t>2</m:t>
                        </m:r>
                      </m:sup>
                    </m:sSup>
                  </m:e>
                  <m:e>
                    <m:r>
                      <w:rPr>
                        <w:rFonts w:ascii="Cambria Math" w:hAnsi="Cambria Math"/>
                      </w:rPr>
                      <m:t>ρ</m:t>
                    </m:r>
                  </m:e>
                  <m:e>
                    <m:r>
                      <w:rPr>
                        <w:rFonts w:ascii="Cambria Math" w:hAnsi="Cambria Math"/>
                      </w:rPr>
                      <m:t>1</m:t>
                    </m:r>
                  </m:e>
                </m:mr>
              </m:m>
            </m:e>
          </m:d>
        </m:oMath>
      </m:oMathPara>
    </w:p>
    <w:p w14:paraId="503B1E60" w14:textId="77777777" w:rsidR="00BF600D" w:rsidRDefault="00BF600D" w:rsidP="00BF600D"/>
    <w:p w14:paraId="0709280A" w14:textId="77777777" w:rsidR="00BF600D" w:rsidRDefault="00BF600D" w:rsidP="00BF600D">
      <w:r w:rsidRPr="003A6CA0">
        <w:t>Where ρ is the correlation coefficient between successive time points.</w:t>
      </w:r>
    </w:p>
    <w:p w14:paraId="0551AEF9" w14:textId="77777777" w:rsidR="00BF600D" w:rsidRDefault="00BF600D" w:rsidP="00BF600D">
      <w:pPr>
        <w:pStyle w:val="ListParagraph"/>
        <w:numPr>
          <w:ilvl w:val="0"/>
          <w:numId w:val="3"/>
        </w:numPr>
        <w:ind w:left="360" w:hanging="360"/>
      </w:pPr>
      <w:r w:rsidRPr="0023669F">
        <w:rPr>
          <w:b/>
          <w:bCs/>
        </w:rPr>
        <w:t xml:space="preserve">Compound Symmetry (CS): </w:t>
      </w:r>
      <w:r w:rsidRPr="003A6CA0">
        <w:t>All pairs of observations within the same group (e.g., race, age group) have the same correlation. This is often used for longitudinal data or repeated measures within a group.</w:t>
      </w:r>
      <w:r>
        <w:t xml:space="preserve"> </w:t>
      </w:r>
      <w:r w:rsidRPr="003A6CA0">
        <w:t>Constant correlation across all pairs of observations in the same group.</w:t>
      </w:r>
    </w:p>
    <w:p w14:paraId="29B247CC" w14:textId="77777777" w:rsidR="00BF600D" w:rsidRPr="003A6CA0" w:rsidRDefault="00BF600D" w:rsidP="00BF600D">
      <w:pPr>
        <w:pStyle w:val="ListParagraph"/>
        <w:ind w:left="360"/>
      </w:pPr>
    </w:p>
    <w:p w14:paraId="37791F92" w14:textId="77777777" w:rsidR="00BF600D" w:rsidRPr="003A6CA0" w:rsidRDefault="00000000" w:rsidP="00BF600D">
      <m:oMathPara>
        <m:oMath>
          <m:d>
            <m:dPr>
              <m:begChr m:val="["/>
              <m:endChr m:val="]"/>
              <m:ctrlPr>
                <w:ins w:id="231" w:author="Parastu Kasaie" w:date="2025-11-17T15:10:00Z" w16du:dateUtc="2025-11-17T20:10:00Z">
                  <w:rPr>
                    <w:rFonts w:ascii="Cambria Math" w:hAnsi="Cambria Math"/>
                    <w:i/>
                  </w:rPr>
                </w:ins>
              </m:ctrlPr>
            </m:dPr>
            <m:e>
              <m:m>
                <m:mPr>
                  <m:mcs>
                    <m:mc>
                      <m:mcPr>
                        <m:count m:val="3"/>
                        <m:mcJc m:val="center"/>
                      </m:mcPr>
                    </m:mc>
                  </m:mcs>
                  <m:ctrlPr>
                    <w:ins w:id="232" w:author="Parastu Kasaie" w:date="2025-11-17T15:10:00Z" w16du:dateUtc="2025-11-17T20:10:00Z">
                      <w:rPr>
                        <w:rFonts w:ascii="Cambria Math" w:hAnsi="Cambria Math"/>
                        <w:i/>
                      </w:rPr>
                    </w:ins>
                  </m:ctrlPr>
                </m:mPr>
                <m:mr>
                  <m:e>
                    <m:r>
                      <w:rPr>
                        <w:rFonts w:ascii="Cambria Math" w:hAnsi="Cambria Math"/>
                      </w:rPr>
                      <m:t>1</m:t>
                    </m:r>
                  </m:e>
                  <m:e>
                    <m:r>
                      <w:rPr>
                        <w:rFonts w:ascii="Cambria Math" w:hAnsi="Cambria Math"/>
                      </w:rPr>
                      <m:t>ρ</m:t>
                    </m:r>
                  </m:e>
                  <m:e>
                    <m:r>
                      <w:rPr>
                        <w:rFonts w:ascii="Cambria Math" w:hAnsi="Cambria Math"/>
                      </w:rPr>
                      <m:t>ρ</m:t>
                    </m:r>
                  </m:e>
                </m:mr>
                <m:mr>
                  <m:e>
                    <m:r>
                      <w:rPr>
                        <w:rFonts w:ascii="Cambria Math" w:hAnsi="Cambria Math"/>
                      </w:rPr>
                      <m:t>ρ</m:t>
                    </m:r>
                  </m:e>
                  <m:e>
                    <m:r>
                      <w:rPr>
                        <w:rFonts w:ascii="Cambria Math" w:hAnsi="Cambria Math"/>
                      </w:rPr>
                      <m:t>1</m:t>
                    </m:r>
                  </m:e>
                  <m:e>
                    <m:r>
                      <w:rPr>
                        <w:rFonts w:ascii="Cambria Math" w:hAnsi="Cambria Math"/>
                      </w:rPr>
                      <m:t>ρ</m:t>
                    </m:r>
                  </m:e>
                </m:mr>
                <m:mr>
                  <m:e>
                    <m:r>
                      <w:rPr>
                        <w:rFonts w:ascii="Cambria Math" w:hAnsi="Cambria Math"/>
                      </w:rPr>
                      <m:t>ρ</m:t>
                    </m:r>
                  </m:e>
                  <m:e>
                    <m:r>
                      <w:rPr>
                        <w:rFonts w:ascii="Cambria Math" w:hAnsi="Cambria Math"/>
                      </w:rPr>
                      <m:t>ρ</m:t>
                    </m:r>
                  </m:e>
                  <m:e>
                    <m:r>
                      <w:rPr>
                        <w:rFonts w:ascii="Cambria Math" w:hAnsi="Cambria Math"/>
                      </w:rPr>
                      <m:t>1</m:t>
                    </m:r>
                  </m:e>
                </m:mr>
              </m:m>
            </m:e>
          </m:d>
        </m:oMath>
      </m:oMathPara>
    </w:p>
    <w:p w14:paraId="3CBD024D" w14:textId="77777777" w:rsidR="00BF600D" w:rsidRPr="003A6CA0" w:rsidRDefault="00BF600D" w:rsidP="00BF600D">
      <w:r>
        <w:t>w</w:t>
      </w:r>
      <w:r w:rsidRPr="003A6CA0">
        <w:t>here ρ is the constant correlation between all pairs of observations.</w:t>
      </w:r>
    </w:p>
    <w:p w14:paraId="3A0E0AC8" w14:textId="77777777" w:rsidR="00BF600D" w:rsidRDefault="00BF600D" w:rsidP="00BF600D"/>
    <w:p w14:paraId="47C06715" w14:textId="77777777" w:rsidR="00BF600D" w:rsidRPr="003A6CA0" w:rsidRDefault="00BF600D" w:rsidP="00BF600D">
      <w:proofErr w:type="gramStart"/>
      <w:r>
        <w:t>I</w:t>
      </w:r>
      <w:r w:rsidRPr="003A6CA0">
        <w:t>n reality, a</w:t>
      </w:r>
      <w:proofErr w:type="gramEnd"/>
      <w:r w:rsidRPr="003A6CA0">
        <w:t xml:space="preserve"> hybrid approach is often needed for modeling error correlations, depending on the data structure and available information. For example, when we have </w:t>
      </w:r>
      <w:r w:rsidRPr="003A6CA0">
        <w:rPr>
          <w:b/>
          <w:bCs/>
        </w:rPr>
        <w:t>limited data points</w:t>
      </w:r>
      <w:r w:rsidRPr="003A6CA0">
        <w:t> (e.g., 10 years of observations), a </w:t>
      </w:r>
      <w:r w:rsidRPr="003A6CA0">
        <w:rPr>
          <w:b/>
          <w:bCs/>
        </w:rPr>
        <w:t>compound symmetry (CS)</w:t>
      </w:r>
      <w:r w:rsidRPr="003A6CA0">
        <w:t> model is frequently used. This assumes that the error is similarly distributed across all data points. In such cases, if we know that the reported values were off by 10% in 2000, it would be reasonable to assume that they were also off by around 10% in 2010. This simplifies the correlation structure, making it easier to model with limited data.</w:t>
      </w:r>
    </w:p>
    <w:p w14:paraId="3B3F74F5" w14:textId="77777777" w:rsidR="00BF600D" w:rsidRDefault="00BF600D" w:rsidP="00BF600D">
      <w:r w:rsidRPr="003A6CA0">
        <w:t>However, when working with a </w:t>
      </w:r>
      <w:r w:rsidRPr="003A6CA0">
        <w:rPr>
          <w:b/>
          <w:bCs/>
        </w:rPr>
        <w:t>larger dataset</w:t>
      </w:r>
      <w:r w:rsidRPr="003A6CA0">
        <w:t> spanning a </w:t>
      </w:r>
      <w:r w:rsidRPr="003A6CA0">
        <w:rPr>
          <w:b/>
          <w:bCs/>
        </w:rPr>
        <w:t>longer time horizon</w:t>
      </w:r>
      <w:r w:rsidRPr="003A6CA0">
        <w:t>, an </w:t>
      </w:r>
      <w:r w:rsidRPr="003A6CA0">
        <w:rPr>
          <w:b/>
          <w:bCs/>
        </w:rPr>
        <w:t>autoregressive (AR)</w:t>
      </w:r>
      <w:r w:rsidRPr="003A6CA0">
        <w:t> model may be more appropriate. This model assumes that errors in consecutive time periods are more strongly correlated, but this correlation weakens over time. For example, if the new diagnosis data in 2000 were off by 10%, an AR model would suggest that errors in the following years (e.g., 2001, 2002) are similarly off, but the impact would diminish over longer periods (e.g., by 2010).</w:t>
      </w:r>
    </w:p>
    <w:p w14:paraId="1EF2BB2A" w14:textId="77777777" w:rsidR="009E615D" w:rsidRPr="00BF600D" w:rsidRDefault="009E615D" w:rsidP="00BF600D"/>
    <w:sectPr w:rsidR="009E615D" w:rsidRPr="00BF600D" w:rsidSect="00F8786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5" w:author="Parastu Kasaie" w:date="2025-11-17T13:59:00Z" w:initials="PK">
    <w:p w14:paraId="383BEC55" w14:textId="77777777" w:rsidR="00BF600D" w:rsidRDefault="00BF600D" w:rsidP="00BF600D">
      <w:r>
        <w:rPr>
          <w:rStyle w:val="CommentReference"/>
        </w:rPr>
        <w:annotationRef/>
      </w:r>
      <w:r>
        <w:rPr>
          <w:szCs w:val="20"/>
        </w:rPr>
        <w:t xml:space="preserve">Overall, the likelihood is represented by a joint likelihood with seven components by data type. Each likelihood follows a multivariate normal distribution (as an approximation to a binomial distribution) where the observed data is centered at some true value (unknown) with some level of measurement error; and the true, unknown value is centered at the model-generated estimate with some level of model error. </w:t>
      </w:r>
    </w:p>
    <w:p w14:paraId="6DE64A53" w14:textId="77777777" w:rsidR="00BF600D" w:rsidRDefault="00BF600D" w:rsidP="00BF600D">
      <w:r>
        <w:rPr>
          <w:szCs w:val="20"/>
        </w:rPr>
        <w:t>Ø  Measurement error is determined based on the source of the data type . Model error assumes a normal approximation to a binomial distribution, where the variance of the model estimates equals the mean estimated value. Both measurement error/bias and model estimates are allowed to be correlated: we allow measurement error/bias to be correlated over time (e.g., the error in reported incidence for 2009 is correlated to the error in reported incidence for 2010), and model estimates to be correlated due to overlapping strata</w:t>
      </w:r>
    </w:p>
    <w:p w14:paraId="36BE3D00" w14:textId="77777777" w:rsidR="00BF600D" w:rsidRDefault="00BF600D" w:rsidP="00BF600D">
      <w:r>
        <w:rPr>
          <w:szCs w:val="20"/>
        </w:rPr>
        <w:t>Ø  Correlations are represented using an estimate of standard deviation and a correlation matrix with either an auto regressive or compound symmetry structure. An auto regressive structure assumes correlations between one year apart are stronger than those 10 years apart, for example, and is used for data over longer periods of time. A compound symmetry structure assumes the correlation between one year apart is the same as the correlation between 10 years apart and is used for data over shorter periods of time.”</w:t>
      </w:r>
    </w:p>
    <w:p w14:paraId="3B3703BD" w14:textId="77777777" w:rsidR="00BF600D" w:rsidRDefault="00BF600D" w:rsidP="00BF600D">
      <w:r>
        <w:rPr>
          <w:szCs w:val="20"/>
        </w:rPr>
        <w:t> </w:t>
      </w:r>
    </w:p>
    <w:p w14:paraId="4897423A" w14:textId="77777777" w:rsidR="00BF600D" w:rsidRDefault="00BF600D" w:rsidP="00BF600D"/>
  </w:comment>
  <w:comment w:id="223" w:author="Parastu Kasaie" w:date="2025-11-17T14:07:00Z" w:initials="PK">
    <w:p w14:paraId="6DD4795E" w14:textId="77777777" w:rsidR="00BF600D" w:rsidRDefault="00BF600D" w:rsidP="00BF600D">
      <w:r>
        <w:rPr>
          <w:rStyle w:val="CommentReference"/>
        </w:rPr>
        <w:annotationRef/>
      </w:r>
      <w:r>
        <w:rPr>
          <w:szCs w:val="20"/>
        </w:rPr>
        <w:t>·       Todd has tried these combinations and concluded that CV was the best one for population count.</w:t>
      </w:r>
    </w:p>
    <w:p w14:paraId="0B41043C" w14:textId="77777777" w:rsidR="00BF600D" w:rsidRDefault="00BF600D" w:rsidP="00BF600D"/>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97423A" w15:done="0"/>
  <w15:commentEx w15:paraId="0B4104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A135A" w16cex:dateUtc="2025-11-17T18:59:00Z"/>
  <w16cex:commentExtensible w16cex:durableId="38CFEFC6" w16cex:dateUtc="2025-11-17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97423A" w16cid:durableId="41DA135A"/>
  <w16cid:commentId w16cid:paraId="0B41043C" w16cid:durableId="38CFEF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995"/>
    <w:multiLevelType w:val="multilevel"/>
    <w:tmpl w:val="F66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76CC4"/>
    <w:multiLevelType w:val="hybridMultilevel"/>
    <w:tmpl w:val="84D20B7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A70AC8"/>
    <w:multiLevelType w:val="hybridMultilevel"/>
    <w:tmpl w:val="972AA8E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552AA"/>
    <w:multiLevelType w:val="hybridMultilevel"/>
    <w:tmpl w:val="1A1C1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C3F7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8DD4429"/>
    <w:multiLevelType w:val="hybridMultilevel"/>
    <w:tmpl w:val="360CC662"/>
    <w:lvl w:ilvl="0" w:tplc="0409000B">
      <w:start w:val="4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E113D4"/>
    <w:multiLevelType w:val="hybridMultilevel"/>
    <w:tmpl w:val="DEAE6F34"/>
    <w:lvl w:ilvl="0" w:tplc="5C58263A">
      <w:start w:val="1"/>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1554A"/>
    <w:multiLevelType w:val="multilevel"/>
    <w:tmpl w:val="9C3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FC0646"/>
    <w:multiLevelType w:val="hybridMultilevel"/>
    <w:tmpl w:val="BE0435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3670D31"/>
    <w:multiLevelType w:val="hybridMultilevel"/>
    <w:tmpl w:val="6708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96745"/>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9A57A91"/>
    <w:multiLevelType w:val="multilevel"/>
    <w:tmpl w:val="72DE2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9F63664"/>
    <w:multiLevelType w:val="hybridMultilevel"/>
    <w:tmpl w:val="C6E82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517D8"/>
    <w:multiLevelType w:val="multilevel"/>
    <w:tmpl w:val="E4C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A270A0"/>
    <w:multiLevelType w:val="hybridMultilevel"/>
    <w:tmpl w:val="E318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7459F"/>
    <w:multiLevelType w:val="hybridMultilevel"/>
    <w:tmpl w:val="9216BB58"/>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E2510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0D54C04"/>
    <w:multiLevelType w:val="hybridMultilevel"/>
    <w:tmpl w:val="04384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B145D1"/>
    <w:multiLevelType w:val="multilevel"/>
    <w:tmpl w:val="507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D03BD"/>
    <w:multiLevelType w:val="hybridMultilevel"/>
    <w:tmpl w:val="4ED8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D19B7"/>
    <w:multiLevelType w:val="hybridMultilevel"/>
    <w:tmpl w:val="8DE884F4"/>
    <w:lvl w:ilvl="0" w:tplc="55A4F0E4">
      <w:start w:val="1"/>
      <w:numFmt w:val="bullet"/>
      <w:lvlText w:val="-"/>
      <w:lvlJc w:val="left"/>
      <w:pPr>
        <w:ind w:left="420" w:hanging="360"/>
      </w:pPr>
      <w:rPr>
        <w:rFonts w:ascii="Calibri" w:hAnsi="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4DD506A"/>
    <w:multiLevelType w:val="hybridMultilevel"/>
    <w:tmpl w:val="5FE2F358"/>
    <w:lvl w:ilvl="0" w:tplc="9D86CDEA">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7B6238"/>
    <w:multiLevelType w:val="multilevel"/>
    <w:tmpl w:val="86B6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AA436D"/>
    <w:multiLevelType w:val="hybridMultilevel"/>
    <w:tmpl w:val="ED044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748104A"/>
    <w:multiLevelType w:val="multilevel"/>
    <w:tmpl w:val="144E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BF4A95"/>
    <w:multiLevelType w:val="multilevel"/>
    <w:tmpl w:val="DD8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F5939"/>
    <w:multiLevelType w:val="hybridMultilevel"/>
    <w:tmpl w:val="DD0EF392"/>
    <w:lvl w:ilvl="0" w:tplc="0409000B">
      <w:start w:val="4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AE6C3B"/>
    <w:multiLevelType w:val="hybridMultilevel"/>
    <w:tmpl w:val="E6DAC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584F89"/>
    <w:multiLevelType w:val="hybridMultilevel"/>
    <w:tmpl w:val="FCA2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951093"/>
    <w:multiLevelType w:val="hybridMultilevel"/>
    <w:tmpl w:val="5722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C771F0"/>
    <w:multiLevelType w:val="hybridMultilevel"/>
    <w:tmpl w:val="9EF6E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0D3653"/>
    <w:multiLevelType w:val="hybridMultilevel"/>
    <w:tmpl w:val="50240DC0"/>
    <w:lvl w:ilvl="0" w:tplc="DE1218EE">
      <w:start w:val="1"/>
      <w:numFmt w:val="decimal"/>
      <w:lvlText w:val="%1-"/>
      <w:lvlJc w:val="left"/>
      <w:pPr>
        <w:ind w:left="360" w:hanging="360"/>
      </w:pPr>
      <w:rPr>
        <w:rFonts w:asciiTheme="minorBidi" w:eastAsia="Times New Roman" w:hAnsiTheme="minorBidi"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61A1B69"/>
    <w:multiLevelType w:val="hybridMultilevel"/>
    <w:tmpl w:val="FED25D8E"/>
    <w:lvl w:ilvl="0" w:tplc="817C0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431561"/>
    <w:multiLevelType w:val="multilevel"/>
    <w:tmpl w:val="CF209FA4"/>
    <w:styleLink w:val="CurrentList3"/>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48470E2B"/>
    <w:multiLevelType w:val="hybridMultilevel"/>
    <w:tmpl w:val="BC00D29A"/>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BEA185C"/>
    <w:multiLevelType w:val="multilevel"/>
    <w:tmpl w:val="8B2A3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1F5AEC"/>
    <w:multiLevelType w:val="multilevel"/>
    <w:tmpl w:val="B08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994783"/>
    <w:multiLevelType w:val="hybridMultilevel"/>
    <w:tmpl w:val="60680B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9A58C2"/>
    <w:multiLevelType w:val="hybridMultilevel"/>
    <w:tmpl w:val="CA06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3122C8"/>
    <w:multiLevelType w:val="hybridMultilevel"/>
    <w:tmpl w:val="2772B0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6293C03"/>
    <w:multiLevelType w:val="multilevel"/>
    <w:tmpl w:val="F69A1D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564F5CAE"/>
    <w:multiLevelType w:val="hybridMultilevel"/>
    <w:tmpl w:val="A27A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5D04B0"/>
    <w:multiLevelType w:val="multilevel"/>
    <w:tmpl w:val="FEB0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285F9A"/>
    <w:multiLevelType w:val="hybridMultilevel"/>
    <w:tmpl w:val="A0041F96"/>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CC6748"/>
    <w:multiLevelType w:val="multilevel"/>
    <w:tmpl w:val="0B4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2A0F9F"/>
    <w:multiLevelType w:val="multilevel"/>
    <w:tmpl w:val="CF209FA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5A4147C7"/>
    <w:multiLevelType w:val="hybridMultilevel"/>
    <w:tmpl w:val="C1E8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344353"/>
    <w:multiLevelType w:val="hybridMultilevel"/>
    <w:tmpl w:val="F28A3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E47CAD"/>
    <w:multiLevelType w:val="multilevel"/>
    <w:tmpl w:val="85BE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51641BC"/>
    <w:multiLevelType w:val="hybridMultilevel"/>
    <w:tmpl w:val="118459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7BD0933"/>
    <w:multiLevelType w:val="hybridMultilevel"/>
    <w:tmpl w:val="5BB6A6F2"/>
    <w:lvl w:ilvl="0" w:tplc="A55C2BA6">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357934"/>
    <w:multiLevelType w:val="hybridMultilevel"/>
    <w:tmpl w:val="22AEC2D0"/>
    <w:lvl w:ilvl="0" w:tplc="9D86CDEA">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F9714E"/>
    <w:multiLevelType w:val="hybridMultilevel"/>
    <w:tmpl w:val="067E6786"/>
    <w:lvl w:ilvl="0" w:tplc="55A4F0E4">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981E74"/>
    <w:multiLevelType w:val="hybridMultilevel"/>
    <w:tmpl w:val="0FF69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1563BC"/>
    <w:multiLevelType w:val="hybridMultilevel"/>
    <w:tmpl w:val="3452833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B2F3F18"/>
    <w:multiLevelType w:val="multilevel"/>
    <w:tmpl w:val="93BC33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6" w15:restartNumberingAfterBreak="0">
    <w:nsid w:val="6B544A9C"/>
    <w:multiLevelType w:val="multilevel"/>
    <w:tmpl w:val="7840B5DC"/>
    <w:lvl w:ilvl="0">
      <w:start w:val="1"/>
      <w:numFmt w:val="decimal"/>
      <w:pStyle w:val="pk-heading2"/>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6C44386A"/>
    <w:multiLevelType w:val="hybridMultilevel"/>
    <w:tmpl w:val="0C6CED76"/>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6800AD"/>
    <w:multiLevelType w:val="hybridMultilevel"/>
    <w:tmpl w:val="69765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783D38"/>
    <w:multiLevelType w:val="multilevel"/>
    <w:tmpl w:val="0B4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AE5E7B"/>
    <w:multiLevelType w:val="hybridMultilevel"/>
    <w:tmpl w:val="A238DD84"/>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243CD8"/>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8F639D6"/>
    <w:multiLevelType w:val="hybridMultilevel"/>
    <w:tmpl w:val="1818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CD5AD5"/>
    <w:multiLevelType w:val="multilevel"/>
    <w:tmpl w:val="ADC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456592">
    <w:abstractNumId w:val="56"/>
  </w:num>
  <w:num w:numId="2" w16cid:durableId="1014537">
    <w:abstractNumId w:val="11"/>
  </w:num>
  <w:num w:numId="3" w16cid:durableId="445197601">
    <w:abstractNumId w:val="45"/>
  </w:num>
  <w:num w:numId="4" w16cid:durableId="1676420802">
    <w:abstractNumId w:val="16"/>
  </w:num>
  <w:num w:numId="5" w16cid:durableId="2102557157">
    <w:abstractNumId w:val="4"/>
  </w:num>
  <w:num w:numId="6" w16cid:durableId="1882084030">
    <w:abstractNumId w:val="6"/>
  </w:num>
  <w:num w:numId="7" w16cid:durableId="1283532355">
    <w:abstractNumId w:val="17"/>
  </w:num>
  <w:num w:numId="8" w16cid:durableId="1922793383">
    <w:abstractNumId w:val="3"/>
  </w:num>
  <w:num w:numId="9" w16cid:durableId="488903779">
    <w:abstractNumId w:val="41"/>
  </w:num>
  <w:num w:numId="10" w16cid:durableId="1504659397">
    <w:abstractNumId w:val="14"/>
  </w:num>
  <w:num w:numId="11" w16cid:durableId="1163201654">
    <w:abstractNumId w:val="45"/>
    <w:lvlOverride w:ilvl="0">
      <w:startOverride w:val="1"/>
    </w:lvlOverride>
  </w:num>
  <w:num w:numId="12" w16cid:durableId="1108043211">
    <w:abstractNumId w:val="50"/>
  </w:num>
  <w:num w:numId="13" w16cid:durableId="1037510927">
    <w:abstractNumId w:val="34"/>
  </w:num>
  <w:num w:numId="14" w16cid:durableId="1496916192">
    <w:abstractNumId w:val="26"/>
  </w:num>
  <w:num w:numId="15" w16cid:durableId="1282304557">
    <w:abstractNumId w:val="5"/>
  </w:num>
  <w:num w:numId="16" w16cid:durableId="1748649461">
    <w:abstractNumId w:val="13"/>
  </w:num>
  <w:num w:numId="17" w16cid:durableId="1485007451">
    <w:abstractNumId w:val="7"/>
  </w:num>
  <w:num w:numId="18" w16cid:durableId="1776515359">
    <w:abstractNumId w:val="0"/>
  </w:num>
  <w:num w:numId="19" w16cid:durableId="773012528">
    <w:abstractNumId w:val="48"/>
  </w:num>
  <w:num w:numId="20" w16cid:durableId="146240673">
    <w:abstractNumId w:val="22"/>
  </w:num>
  <w:num w:numId="21" w16cid:durableId="1751656195">
    <w:abstractNumId w:val="54"/>
  </w:num>
  <w:num w:numId="22" w16cid:durableId="1085883027">
    <w:abstractNumId w:val="32"/>
  </w:num>
  <w:num w:numId="23" w16cid:durableId="2015185942">
    <w:abstractNumId w:val="40"/>
  </w:num>
  <w:num w:numId="24" w16cid:durableId="768044241">
    <w:abstractNumId w:val="24"/>
  </w:num>
  <w:num w:numId="25" w16cid:durableId="2132236762">
    <w:abstractNumId w:val="46"/>
  </w:num>
  <w:num w:numId="26" w16cid:durableId="2079594721">
    <w:abstractNumId w:val="8"/>
  </w:num>
  <w:num w:numId="27" w16cid:durableId="794447858">
    <w:abstractNumId w:val="23"/>
  </w:num>
  <w:num w:numId="28" w16cid:durableId="699472974">
    <w:abstractNumId w:val="2"/>
  </w:num>
  <w:num w:numId="29" w16cid:durableId="687215461">
    <w:abstractNumId w:val="20"/>
  </w:num>
  <w:num w:numId="30" w16cid:durableId="252670392">
    <w:abstractNumId w:val="52"/>
  </w:num>
  <w:num w:numId="31" w16cid:durableId="857885742">
    <w:abstractNumId w:val="1"/>
  </w:num>
  <w:num w:numId="32" w16cid:durableId="556939319">
    <w:abstractNumId w:val="38"/>
  </w:num>
  <w:num w:numId="33" w16cid:durableId="1210996231">
    <w:abstractNumId w:val="12"/>
  </w:num>
  <w:num w:numId="34" w16cid:durableId="2101482579">
    <w:abstractNumId w:val="57"/>
  </w:num>
  <w:num w:numId="35" w16cid:durableId="975717653">
    <w:abstractNumId w:val="60"/>
  </w:num>
  <w:num w:numId="36" w16cid:durableId="305161981">
    <w:abstractNumId w:val="43"/>
  </w:num>
  <w:num w:numId="37" w16cid:durableId="265769333">
    <w:abstractNumId w:val="31"/>
  </w:num>
  <w:num w:numId="38" w16cid:durableId="1897623730">
    <w:abstractNumId w:val="19"/>
  </w:num>
  <w:num w:numId="39" w16cid:durableId="2146703118">
    <w:abstractNumId w:val="28"/>
  </w:num>
  <w:num w:numId="40" w16cid:durableId="1401826513">
    <w:abstractNumId w:val="62"/>
  </w:num>
  <w:num w:numId="41" w16cid:durableId="459155191">
    <w:abstractNumId w:val="9"/>
  </w:num>
  <w:num w:numId="42" w16cid:durableId="2030255176">
    <w:abstractNumId w:val="47"/>
  </w:num>
  <w:num w:numId="43" w16cid:durableId="1485048082">
    <w:abstractNumId w:val="27"/>
  </w:num>
  <w:num w:numId="44" w16cid:durableId="106894830">
    <w:abstractNumId w:val="35"/>
  </w:num>
  <w:num w:numId="45" w16cid:durableId="156727365">
    <w:abstractNumId w:val="29"/>
  </w:num>
  <w:num w:numId="46" w16cid:durableId="1033188673">
    <w:abstractNumId w:val="36"/>
  </w:num>
  <w:num w:numId="47" w16cid:durableId="112747607">
    <w:abstractNumId w:val="25"/>
  </w:num>
  <w:num w:numId="48" w16cid:durableId="264264974">
    <w:abstractNumId w:val="18"/>
  </w:num>
  <w:num w:numId="49" w16cid:durableId="1672176613">
    <w:abstractNumId w:val="33"/>
  </w:num>
  <w:num w:numId="50" w16cid:durableId="1646549114">
    <w:abstractNumId w:val="61"/>
  </w:num>
  <w:num w:numId="51" w16cid:durableId="1358044538">
    <w:abstractNumId w:val="10"/>
  </w:num>
  <w:num w:numId="52" w16cid:durableId="1220484606">
    <w:abstractNumId w:val="42"/>
  </w:num>
  <w:num w:numId="53" w16cid:durableId="212887651">
    <w:abstractNumId w:val="58"/>
  </w:num>
  <w:num w:numId="54" w16cid:durableId="123037285">
    <w:abstractNumId w:val="53"/>
  </w:num>
  <w:num w:numId="55" w16cid:durableId="1853641458">
    <w:abstractNumId w:val="44"/>
  </w:num>
  <w:num w:numId="56" w16cid:durableId="1274366349">
    <w:abstractNumId w:val="59"/>
  </w:num>
  <w:num w:numId="57" w16cid:durableId="2104840302">
    <w:abstractNumId w:val="37"/>
  </w:num>
  <w:num w:numId="58" w16cid:durableId="77141569">
    <w:abstractNumId w:val="55"/>
  </w:num>
  <w:num w:numId="59" w16cid:durableId="1523206807">
    <w:abstractNumId w:val="63"/>
  </w:num>
  <w:num w:numId="60" w16cid:durableId="1023281749">
    <w:abstractNumId w:val="39"/>
  </w:num>
  <w:num w:numId="61" w16cid:durableId="1205824997">
    <w:abstractNumId w:val="15"/>
  </w:num>
  <w:num w:numId="62" w16cid:durableId="1266617543">
    <w:abstractNumId w:val="51"/>
  </w:num>
  <w:num w:numId="63" w16cid:durableId="565721129">
    <w:abstractNumId w:val="21"/>
  </w:num>
  <w:num w:numId="64" w16cid:durableId="484971954">
    <w:abstractNumId w:val="49"/>
  </w:num>
  <w:num w:numId="65" w16cid:durableId="1420565079">
    <w:abstractNumId w:val="30"/>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00D"/>
    <w:rsid w:val="00005169"/>
    <w:rsid w:val="00005A52"/>
    <w:rsid w:val="00011DD9"/>
    <w:rsid w:val="00012E26"/>
    <w:rsid w:val="00015172"/>
    <w:rsid w:val="000207B4"/>
    <w:rsid w:val="00025242"/>
    <w:rsid w:val="00035AA8"/>
    <w:rsid w:val="00041AB7"/>
    <w:rsid w:val="00052732"/>
    <w:rsid w:val="00065879"/>
    <w:rsid w:val="00074E19"/>
    <w:rsid w:val="000766FA"/>
    <w:rsid w:val="000856A6"/>
    <w:rsid w:val="00087A08"/>
    <w:rsid w:val="00095FAE"/>
    <w:rsid w:val="000970AA"/>
    <w:rsid w:val="000A1117"/>
    <w:rsid w:val="000A3760"/>
    <w:rsid w:val="000B7C09"/>
    <w:rsid w:val="000C0C21"/>
    <w:rsid w:val="000C2F42"/>
    <w:rsid w:val="000D145F"/>
    <w:rsid w:val="000D610F"/>
    <w:rsid w:val="000E3942"/>
    <w:rsid w:val="000F0368"/>
    <w:rsid w:val="000F6901"/>
    <w:rsid w:val="001031DC"/>
    <w:rsid w:val="00103A01"/>
    <w:rsid w:val="0011140A"/>
    <w:rsid w:val="00117B2C"/>
    <w:rsid w:val="00120182"/>
    <w:rsid w:val="00122BE0"/>
    <w:rsid w:val="00125CF7"/>
    <w:rsid w:val="00126C45"/>
    <w:rsid w:val="00141590"/>
    <w:rsid w:val="00143859"/>
    <w:rsid w:val="00143A84"/>
    <w:rsid w:val="00152CFF"/>
    <w:rsid w:val="001554DC"/>
    <w:rsid w:val="001578BD"/>
    <w:rsid w:val="00160144"/>
    <w:rsid w:val="0016548A"/>
    <w:rsid w:val="001675EA"/>
    <w:rsid w:val="00182513"/>
    <w:rsid w:val="001917E4"/>
    <w:rsid w:val="00192046"/>
    <w:rsid w:val="00197E52"/>
    <w:rsid w:val="001A03BD"/>
    <w:rsid w:val="001A623C"/>
    <w:rsid w:val="001A6409"/>
    <w:rsid w:val="001A6CC9"/>
    <w:rsid w:val="001B37E0"/>
    <w:rsid w:val="001B4AAF"/>
    <w:rsid w:val="001B592A"/>
    <w:rsid w:val="001B636B"/>
    <w:rsid w:val="001B7DAF"/>
    <w:rsid w:val="001C2B52"/>
    <w:rsid w:val="001C5C43"/>
    <w:rsid w:val="001C7FAC"/>
    <w:rsid w:val="001D1248"/>
    <w:rsid w:val="001D1BDD"/>
    <w:rsid w:val="001E3027"/>
    <w:rsid w:val="001E3F66"/>
    <w:rsid w:val="001E5152"/>
    <w:rsid w:val="0020445F"/>
    <w:rsid w:val="00206BC0"/>
    <w:rsid w:val="00214229"/>
    <w:rsid w:val="002146B7"/>
    <w:rsid w:val="002164CB"/>
    <w:rsid w:val="00216989"/>
    <w:rsid w:val="00217C6A"/>
    <w:rsid w:val="002200AC"/>
    <w:rsid w:val="00225443"/>
    <w:rsid w:val="00236AF2"/>
    <w:rsid w:val="002470B5"/>
    <w:rsid w:val="00247B5D"/>
    <w:rsid w:val="00252DF3"/>
    <w:rsid w:val="00253048"/>
    <w:rsid w:val="002537D5"/>
    <w:rsid w:val="0025608E"/>
    <w:rsid w:val="0025636B"/>
    <w:rsid w:val="002577C5"/>
    <w:rsid w:val="0026236C"/>
    <w:rsid w:val="00262DB0"/>
    <w:rsid w:val="00264868"/>
    <w:rsid w:val="0027264E"/>
    <w:rsid w:val="00275AB4"/>
    <w:rsid w:val="00281607"/>
    <w:rsid w:val="00283ACB"/>
    <w:rsid w:val="002854D3"/>
    <w:rsid w:val="00291295"/>
    <w:rsid w:val="002919E6"/>
    <w:rsid w:val="002922F6"/>
    <w:rsid w:val="00292894"/>
    <w:rsid w:val="00293050"/>
    <w:rsid w:val="002949BD"/>
    <w:rsid w:val="00294C9A"/>
    <w:rsid w:val="00297986"/>
    <w:rsid w:val="002A4DC3"/>
    <w:rsid w:val="002A5033"/>
    <w:rsid w:val="002C15FC"/>
    <w:rsid w:val="002C71E0"/>
    <w:rsid w:val="002D77B3"/>
    <w:rsid w:val="002D7A81"/>
    <w:rsid w:val="002E2D34"/>
    <w:rsid w:val="002E3795"/>
    <w:rsid w:val="002E4474"/>
    <w:rsid w:val="002E75B3"/>
    <w:rsid w:val="002E7723"/>
    <w:rsid w:val="002F1490"/>
    <w:rsid w:val="002F1D8C"/>
    <w:rsid w:val="002F4568"/>
    <w:rsid w:val="00300547"/>
    <w:rsid w:val="00305A9A"/>
    <w:rsid w:val="00311C46"/>
    <w:rsid w:val="00316845"/>
    <w:rsid w:val="00320F31"/>
    <w:rsid w:val="00325C67"/>
    <w:rsid w:val="0032691F"/>
    <w:rsid w:val="00332DAB"/>
    <w:rsid w:val="00332EC6"/>
    <w:rsid w:val="00342146"/>
    <w:rsid w:val="003462B2"/>
    <w:rsid w:val="00356E6F"/>
    <w:rsid w:val="003626CD"/>
    <w:rsid w:val="003658CA"/>
    <w:rsid w:val="00375AD9"/>
    <w:rsid w:val="003831FC"/>
    <w:rsid w:val="00383254"/>
    <w:rsid w:val="0039129B"/>
    <w:rsid w:val="003A28C5"/>
    <w:rsid w:val="003A3858"/>
    <w:rsid w:val="003A5EE9"/>
    <w:rsid w:val="003B02D7"/>
    <w:rsid w:val="003B1AAD"/>
    <w:rsid w:val="003B1CA6"/>
    <w:rsid w:val="003B61C7"/>
    <w:rsid w:val="003B6A07"/>
    <w:rsid w:val="003C7D51"/>
    <w:rsid w:val="003D08B6"/>
    <w:rsid w:val="003D6A4C"/>
    <w:rsid w:val="003E2399"/>
    <w:rsid w:val="004167F6"/>
    <w:rsid w:val="0042361F"/>
    <w:rsid w:val="0042436F"/>
    <w:rsid w:val="0042750B"/>
    <w:rsid w:val="004306C2"/>
    <w:rsid w:val="004357B8"/>
    <w:rsid w:val="00440E7E"/>
    <w:rsid w:val="00441C6C"/>
    <w:rsid w:val="0044689F"/>
    <w:rsid w:val="0045258C"/>
    <w:rsid w:val="00454C94"/>
    <w:rsid w:val="004615AF"/>
    <w:rsid w:val="00461D1F"/>
    <w:rsid w:val="00463C37"/>
    <w:rsid w:val="0046488F"/>
    <w:rsid w:val="0047730A"/>
    <w:rsid w:val="00481B93"/>
    <w:rsid w:val="004A17D1"/>
    <w:rsid w:val="004A1D63"/>
    <w:rsid w:val="004B23CE"/>
    <w:rsid w:val="004B3B29"/>
    <w:rsid w:val="004B4C2D"/>
    <w:rsid w:val="004B5CAF"/>
    <w:rsid w:val="004C1C6A"/>
    <w:rsid w:val="004C21A9"/>
    <w:rsid w:val="004C6A76"/>
    <w:rsid w:val="004D7267"/>
    <w:rsid w:val="004D748B"/>
    <w:rsid w:val="004F125B"/>
    <w:rsid w:val="005034BD"/>
    <w:rsid w:val="005060A4"/>
    <w:rsid w:val="00512D7A"/>
    <w:rsid w:val="0051557D"/>
    <w:rsid w:val="00517A17"/>
    <w:rsid w:val="00521FE9"/>
    <w:rsid w:val="00522952"/>
    <w:rsid w:val="00524958"/>
    <w:rsid w:val="005306E8"/>
    <w:rsid w:val="00534CE3"/>
    <w:rsid w:val="00541A8D"/>
    <w:rsid w:val="005430BF"/>
    <w:rsid w:val="00543FC8"/>
    <w:rsid w:val="00556531"/>
    <w:rsid w:val="00560580"/>
    <w:rsid w:val="00561710"/>
    <w:rsid w:val="00563DA5"/>
    <w:rsid w:val="00564FAA"/>
    <w:rsid w:val="0059645F"/>
    <w:rsid w:val="005A429C"/>
    <w:rsid w:val="005C1DC4"/>
    <w:rsid w:val="005C31E1"/>
    <w:rsid w:val="005C5323"/>
    <w:rsid w:val="005D6B59"/>
    <w:rsid w:val="005E2400"/>
    <w:rsid w:val="005E50ED"/>
    <w:rsid w:val="005E5C97"/>
    <w:rsid w:val="005E6032"/>
    <w:rsid w:val="005E6B75"/>
    <w:rsid w:val="005F3AA0"/>
    <w:rsid w:val="005F6ECC"/>
    <w:rsid w:val="00611B24"/>
    <w:rsid w:val="00614BA3"/>
    <w:rsid w:val="006345D5"/>
    <w:rsid w:val="00640D1C"/>
    <w:rsid w:val="00645126"/>
    <w:rsid w:val="00646F5A"/>
    <w:rsid w:val="006507DC"/>
    <w:rsid w:val="00652524"/>
    <w:rsid w:val="0065439E"/>
    <w:rsid w:val="00655043"/>
    <w:rsid w:val="00670129"/>
    <w:rsid w:val="006730B3"/>
    <w:rsid w:val="006746A7"/>
    <w:rsid w:val="00677B71"/>
    <w:rsid w:val="00680F7F"/>
    <w:rsid w:val="00681967"/>
    <w:rsid w:val="006959D9"/>
    <w:rsid w:val="006A0E12"/>
    <w:rsid w:val="006A681F"/>
    <w:rsid w:val="006A7027"/>
    <w:rsid w:val="006B3A2B"/>
    <w:rsid w:val="006C4C3D"/>
    <w:rsid w:val="006D43BB"/>
    <w:rsid w:val="006D56A3"/>
    <w:rsid w:val="006D7215"/>
    <w:rsid w:val="006E2753"/>
    <w:rsid w:val="006E3206"/>
    <w:rsid w:val="006E37EC"/>
    <w:rsid w:val="006E431F"/>
    <w:rsid w:val="006E5198"/>
    <w:rsid w:val="006F2D78"/>
    <w:rsid w:val="006F502A"/>
    <w:rsid w:val="007034F1"/>
    <w:rsid w:val="0070774A"/>
    <w:rsid w:val="00712DB0"/>
    <w:rsid w:val="00715B1D"/>
    <w:rsid w:val="007250BC"/>
    <w:rsid w:val="00730D1F"/>
    <w:rsid w:val="00736061"/>
    <w:rsid w:val="00740BC9"/>
    <w:rsid w:val="007436FD"/>
    <w:rsid w:val="007514FB"/>
    <w:rsid w:val="00751A02"/>
    <w:rsid w:val="00761CA0"/>
    <w:rsid w:val="007700EB"/>
    <w:rsid w:val="00775769"/>
    <w:rsid w:val="00776199"/>
    <w:rsid w:val="00782BB4"/>
    <w:rsid w:val="00785448"/>
    <w:rsid w:val="00790981"/>
    <w:rsid w:val="007A3A90"/>
    <w:rsid w:val="007A49D3"/>
    <w:rsid w:val="007A61AC"/>
    <w:rsid w:val="007B2E1D"/>
    <w:rsid w:val="007B6CCC"/>
    <w:rsid w:val="007C5ADF"/>
    <w:rsid w:val="007C5F0D"/>
    <w:rsid w:val="007D0BBC"/>
    <w:rsid w:val="007D767F"/>
    <w:rsid w:val="007E623C"/>
    <w:rsid w:val="007E7BFD"/>
    <w:rsid w:val="007F2ACD"/>
    <w:rsid w:val="007F306C"/>
    <w:rsid w:val="007F43F2"/>
    <w:rsid w:val="008056D8"/>
    <w:rsid w:val="00820355"/>
    <w:rsid w:val="00831254"/>
    <w:rsid w:val="00832D59"/>
    <w:rsid w:val="00835C66"/>
    <w:rsid w:val="00837933"/>
    <w:rsid w:val="00847D8C"/>
    <w:rsid w:val="00847E7E"/>
    <w:rsid w:val="00850065"/>
    <w:rsid w:val="00854CA6"/>
    <w:rsid w:val="00855B11"/>
    <w:rsid w:val="00860924"/>
    <w:rsid w:val="0087589F"/>
    <w:rsid w:val="00877FD7"/>
    <w:rsid w:val="00885008"/>
    <w:rsid w:val="00890D34"/>
    <w:rsid w:val="00892FFC"/>
    <w:rsid w:val="008A22F4"/>
    <w:rsid w:val="008A657F"/>
    <w:rsid w:val="008B13FB"/>
    <w:rsid w:val="008C4AE7"/>
    <w:rsid w:val="008D064F"/>
    <w:rsid w:val="008D379C"/>
    <w:rsid w:val="008D4547"/>
    <w:rsid w:val="008D51C7"/>
    <w:rsid w:val="008D67FA"/>
    <w:rsid w:val="008E496D"/>
    <w:rsid w:val="008E5046"/>
    <w:rsid w:val="008E5126"/>
    <w:rsid w:val="008E6A9A"/>
    <w:rsid w:val="008F59A0"/>
    <w:rsid w:val="00902CB9"/>
    <w:rsid w:val="00904722"/>
    <w:rsid w:val="00915C88"/>
    <w:rsid w:val="00916431"/>
    <w:rsid w:val="00917A57"/>
    <w:rsid w:val="00920693"/>
    <w:rsid w:val="00921696"/>
    <w:rsid w:val="009249B2"/>
    <w:rsid w:val="00924DCD"/>
    <w:rsid w:val="00942822"/>
    <w:rsid w:val="00942C20"/>
    <w:rsid w:val="009512A5"/>
    <w:rsid w:val="009528E3"/>
    <w:rsid w:val="009608D1"/>
    <w:rsid w:val="0096294A"/>
    <w:rsid w:val="0096472A"/>
    <w:rsid w:val="009652CF"/>
    <w:rsid w:val="00966ED8"/>
    <w:rsid w:val="0096711A"/>
    <w:rsid w:val="00970A5E"/>
    <w:rsid w:val="009730FC"/>
    <w:rsid w:val="00975BD5"/>
    <w:rsid w:val="00984B39"/>
    <w:rsid w:val="00984BE5"/>
    <w:rsid w:val="009877DF"/>
    <w:rsid w:val="00991CE6"/>
    <w:rsid w:val="009939E8"/>
    <w:rsid w:val="009A75C1"/>
    <w:rsid w:val="009B09BF"/>
    <w:rsid w:val="009C06DD"/>
    <w:rsid w:val="009C0E3B"/>
    <w:rsid w:val="009C2D5F"/>
    <w:rsid w:val="009C44A0"/>
    <w:rsid w:val="009D0672"/>
    <w:rsid w:val="009D444E"/>
    <w:rsid w:val="009E1A87"/>
    <w:rsid w:val="009E615D"/>
    <w:rsid w:val="009E74E3"/>
    <w:rsid w:val="009F0DC0"/>
    <w:rsid w:val="009F1B36"/>
    <w:rsid w:val="009F2F28"/>
    <w:rsid w:val="00A05FBD"/>
    <w:rsid w:val="00A073C3"/>
    <w:rsid w:val="00A12C51"/>
    <w:rsid w:val="00A14694"/>
    <w:rsid w:val="00A25A42"/>
    <w:rsid w:val="00A36E15"/>
    <w:rsid w:val="00A42461"/>
    <w:rsid w:val="00A42B81"/>
    <w:rsid w:val="00A53A89"/>
    <w:rsid w:val="00A54D5D"/>
    <w:rsid w:val="00A55DB9"/>
    <w:rsid w:val="00A648BD"/>
    <w:rsid w:val="00A744BE"/>
    <w:rsid w:val="00A816BB"/>
    <w:rsid w:val="00A83D1A"/>
    <w:rsid w:val="00A903D9"/>
    <w:rsid w:val="00A916D8"/>
    <w:rsid w:val="00A92CF2"/>
    <w:rsid w:val="00A97C13"/>
    <w:rsid w:val="00AA09DA"/>
    <w:rsid w:val="00AA765C"/>
    <w:rsid w:val="00AB2908"/>
    <w:rsid w:val="00AC5049"/>
    <w:rsid w:val="00AC7C42"/>
    <w:rsid w:val="00AD0EBA"/>
    <w:rsid w:val="00AD1349"/>
    <w:rsid w:val="00AD6319"/>
    <w:rsid w:val="00AD6C5A"/>
    <w:rsid w:val="00AD7AAA"/>
    <w:rsid w:val="00AD7CBE"/>
    <w:rsid w:val="00AE2923"/>
    <w:rsid w:val="00AE65AC"/>
    <w:rsid w:val="00AF5C40"/>
    <w:rsid w:val="00AF691F"/>
    <w:rsid w:val="00AF7019"/>
    <w:rsid w:val="00B04809"/>
    <w:rsid w:val="00B04C09"/>
    <w:rsid w:val="00B06F73"/>
    <w:rsid w:val="00B11E7E"/>
    <w:rsid w:val="00B1433B"/>
    <w:rsid w:val="00B1554A"/>
    <w:rsid w:val="00B243C8"/>
    <w:rsid w:val="00B40954"/>
    <w:rsid w:val="00B43F17"/>
    <w:rsid w:val="00B50DC7"/>
    <w:rsid w:val="00B51AF6"/>
    <w:rsid w:val="00B532FD"/>
    <w:rsid w:val="00B568B2"/>
    <w:rsid w:val="00B6069B"/>
    <w:rsid w:val="00B67D7D"/>
    <w:rsid w:val="00B747B0"/>
    <w:rsid w:val="00B75663"/>
    <w:rsid w:val="00B7648E"/>
    <w:rsid w:val="00B86B52"/>
    <w:rsid w:val="00B877E1"/>
    <w:rsid w:val="00B9215D"/>
    <w:rsid w:val="00BA071C"/>
    <w:rsid w:val="00BA3AC9"/>
    <w:rsid w:val="00BA5335"/>
    <w:rsid w:val="00BB295B"/>
    <w:rsid w:val="00BC4920"/>
    <w:rsid w:val="00BC5EC6"/>
    <w:rsid w:val="00BC7533"/>
    <w:rsid w:val="00BD3169"/>
    <w:rsid w:val="00BD4C3C"/>
    <w:rsid w:val="00BD4DFC"/>
    <w:rsid w:val="00BD546E"/>
    <w:rsid w:val="00BD61C0"/>
    <w:rsid w:val="00BD6BF6"/>
    <w:rsid w:val="00BD714A"/>
    <w:rsid w:val="00BD7755"/>
    <w:rsid w:val="00BF4A2C"/>
    <w:rsid w:val="00BF600D"/>
    <w:rsid w:val="00C033B4"/>
    <w:rsid w:val="00C1551A"/>
    <w:rsid w:val="00C16F9B"/>
    <w:rsid w:val="00C1777B"/>
    <w:rsid w:val="00C33B7F"/>
    <w:rsid w:val="00C343C3"/>
    <w:rsid w:val="00C436CF"/>
    <w:rsid w:val="00C46896"/>
    <w:rsid w:val="00C47145"/>
    <w:rsid w:val="00C4786E"/>
    <w:rsid w:val="00C547CB"/>
    <w:rsid w:val="00C5584D"/>
    <w:rsid w:val="00C61EC9"/>
    <w:rsid w:val="00C62511"/>
    <w:rsid w:val="00C743F8"/>
    <w:rsid w:val="00C75E97"/>
    <w:rsid w:val="00C77564"/>
    <w:rsid w:val="00C80D0D"/>
    <w:rsid w:val="00C80FDF"/>
    <w:rsid w:val="00C855EF"/>
    <w:rsid w:val="00C91146"/>
    <w:rsid w:val="00C9176D"/>
    <w:rsid w:val="00C91AA6"/>
    <w:rsid w:val="00C96346"/>
    <w:rsid w:val="00CA3405"/>
    <w:rsid w:val="00CA419E"/>
    <w:rsid w:val="00CA683A"/>
    <w:rsid w:val="00CA6F8B"/>
    <w:rsid w:val="00CB201B"/>
    <w:rsid w:val="00CB2855"/>
    <w:rsid w:val="00CB3307"/>
    <w:rsid w:val="00CB579D"/>
    <w:rsid w:val="00CC7CE6"/>
    <w:rsid w:val="00CD2353"/>
    <w:rsid w:val="00CD5B14"/>
    <w:rsid w:val="00CE164B"/>
    <w:rsid w:val="00CE2A16"/>
    <w:rsid w:val="00CE540A"/>
    <w:rsid w:val="00CE7C83"/>
    <w:rsid w:val="00CF660E"/>
    <w:rsid w:val="00D00B9F"/>
    <w:rsid w:val="00D0137F"/>
    <w:rsid w:val="00D050E9"/>
    <w:rsid w:val="00D05B4B"/>
    <w:rsid w:val="00D07F8B"/>
    <w:rsid w:val="00D10B68"/>
    <w:rsid w:val="00D14F3E"/>
    <w:rsid w:val="00D233AA"/>
    <w:rsid w:val="00D23B42"/>
    <w:rsid w:val="00D32F72"/>
    <w:rsid w:val="00D3350A"/>
    <w:rsid w:val="00D3544E"/>
    <w:rsid w:val="00D3615E"/>
    <w:rsid w:val="00D45F21"/>
    <w:rsid w:val="00D47C5D"/>
    <w:rsid w:val="00D537C5"/>
    <w:rsid w:val="00D55D8C"/>
    <w:rsid w:val="00D574AD"/>
    <w:rsid w:val="00D6291B"/>
    <w:rsid w:val="00D71562"/>
    <w:rsid w:val="00D75883"/>
    <w:rsid w:val="00D81531"/>
    <w:rsid w:val="00D83D4D"/>
    <w:rsid w:val="00D87111"/>
    <w:rsid w:val="00D878B1"/>
    <w:rsid w:val="00D91D08"/>
    <w:rsid w:val="00D974CB"/>
    <w:rsid w:val="00DA7E14"/>
    <w:rsid w:val="00DB210A"/>
    <w:rsid w:val="00DB5662"/>
    <w:rsid w:val="00DB6DA4"/>
    <w:rsid w:val="00DC24DE"/>
    <w:rsid w:val="00DC2E92"/>
    <w:rsid w:val="00DC7EFB"/>
    <w:rsid w:val="00DD2B47"/>
    <w:rsid w:val="00DE11FF"/>
    <w:rsid w:val="00DE5F3B"/>
    <w:rsid w:val="00DF0103"/>
    <w:rsid w:val="00DF04EE"/>
    <w:rsid w:val="00DF5AD4"/>
    <w:rsid w:val="00DF7A36"/>
    <w:rsid w:val="00E01D06"/>
    <w:rsid w:val="00E0316F"/>
    <w:rsid w:val="00E058EB"/>
    <w:rsid w:val="00E17F9C"/>
    <w:rsid w:val="00E24A5A"/>
    <w:rsid w:val="00E2551C"/>
    <w:rsid w:val="00E26181"/>
    <w:rsid w:val="00E32B52"/>
    <w:rsid w:val="00E362EE"/>
    <w:rsid w:val="00E36AF5"/>
    <w:rsid w:val="00E42214"/>
    <w:rsid w:val="00E42821"/>
    <w:rsid w:val="00E430EA"/>
    <w:rsid w:val="00E47585"/>
    <w:rsid w:val="00E60F69"/>
    <w:rsid w:val="00E72AAB"/>
    <w:rsid w:val="00E75F23"/>
    <w:rsid w:val="00E76F4F"/>
    <w:rsid w:val="00E906ED"/>
    <w:rsid w:val="00E951DA"/>
    <w:rsid w:val="00E952FC"/>
    <w:rsid w:val="00EA390A"/>
    <w:rsid w:val="00EA545C"/>
    <w:rsid w:val="00EB761F"/>
    <w:rsid w:val="00EC4636"/>
    <w:rsid w:val="00ED24FE"/>
    <w:rsid w:val="00ED6C32"/>
    <w:rsid w:val="00EE01E0"/>
    <w:rsid w:val="00EF10AE"/>
    <w:rsid w:val="00EF19E7"/>
    <w:rsid w:val="00EF359E"/>
    <w:rsid w:val="00F04380"/>
    <w:rsid w:val="00F0643C"/>
    <w:rsid w:val="00F15686"/>
    <w:rsid w:val="00F37BF7"/>
    <w:rsid w:val="00F4005A"/>
    <w:rsid w:val="00F402ED"/>
    <w:rsid w:val="00F43AA5"/>
    <w:rsid w:val="00F524C8"/>
    <w:rsid w:val="00F54DE4"/>
    <w:rsid w:val="00F55E3D"/>
    <w:rsid w:val="00F619D3"/>
    <w:rsid w:val="00F645C1"/>
    <w:rsid w:val="00F659EA"/>
    <w:rsid w:val="00F711A4"/>
    <w:rsid w:val="00F85006"/>
    <w:rsid w:val="00F86EDC"/>
    <w:rsid w:val="00F87862"/>
    <w:rsid w:val="00F87BED"/>
    <w:rsid w:val="00F94B3F"/>
    <w:rsid w:val="00F96C16"/>
    <w:rsid w:val="00FA7605"/>
    <w:rsid w:val="00FB5A70"/>
    <w:rsid w:val="00FB5F27"/>
    <w:rsid w:val="00FC0F42"/>
    <w:rsid w:val="00FC31E5"/>
    <w:rsid w:val="00FC41DC"/>
    <w:rsid w:val="00FD5329"/>
    <w:rsid w:val="00FD7CD5"/>
    <w:rsid w:val="00FD7F17"/>
    <w:rsid w:val="00FE5F53"/>
    <w:rsid w:val="00FE7D42"/>
    <w:rsid w:val="00FF3673"/>
    <w:rsid w:val="00FF4457"/>
    <w:rsid w:val="00FF67F7"/>
    <w:rsid w:val="00FF6F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7A746"/>
  <w15:chartTrackingRefBased/>
  <w15:docId w15:val="{1B4D081E-16E5-6145-9600-52EEADEC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952"/>
    <w:pPr>
      <w:spacing w:before="120" w:after="120"/>
    </w:pPr>
    <w:rPr>
      <w:rFonts w:ascii="Calibri" w:hAnsi="Calibri" w:cs="Times New Roman"/>
      <w:kern w:val="0"/>
      <w:sz w:val="20"/>
      <w14:ligatures w14:val="none"/>
    </w:rPr>
  </w:style>
  <w:style w:type="paragraph" w:styleId="Heading1">
    <w:name w:val="heading 1"/>
    <w:basedOn w:val="Normal"/>
    <w:next w:val="Normal"/>
    <w:link w:val="Heading1Char"/>
    <w:autoRedefine/>
    <w:uiPriority w:val="9"/>
    <w:qFormat/>
    <w:rsid w:val="00BD546E"/>
    <w:pPr>
      <w:keepNext/>
      <w:keepLines/>
      <w:numPr>
        <w:numId w:val="58"/>
      </w:numPr>
      <w:pBdr>
        <w:top w:val="single" w:sz="8" w:space="1" w:color="0E2841" w:themeColor="text2"/>
        <w:left w:val="single" w:sz="8" w:space="4" w:color="0E2841" w:themeColor="text2"/>
        <w:bottom w:val="single" w:sz="8" w:space="1" w:color="0E2841" w:themeColor="text2"/>
        <w:right w:val="single" w:sz="8" w:space="4" w:color="0E2841" w:themeColor="text2"/>
      </w:pBdr>
      <w:shd w:val="clear" w:color="auto" w:fill="C1E4F5" w:themeFill="accent1" w:themeFillTint="33"/>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autoRedefine/>
    <w:uiPriority w:val="9"/>
    <w:unhideWhenUsed/>
    <w:qFormat/>
    <w:rsid w:val="00920693"/>
    <w:pPr>
      <w:keepNext/>
      <w:keepLines/>
      <w:numPr>
        <w:ilvl w:val="1"/>
        <w:numId w:val="58"/>
      </w:numPr>
      <w:spacing w:before="160" w:after="80"/>
      <w:outlineLvl w:val="1"/>
    </w:pPr>
    <w:rPr>
      <w:rFonts w:eastAsiaTheme="majorEastAsia" w:cstheme="majorBidi"/>
      <w:b/>
      <w:color w:val="156082" w:themeColor="accent1"/>
      <w:szCs w:val="32"/>
    </w:rPr>
  </w:style>
  <w:style w:type="paragraph" w:styleId="Heading3">
    <w:name w:val="heading 3"/>
    <w:basedOn w:val="Normal"/>
    <w:next w:val="Normal"/>
    <w:link w:val="Heading3Char"/>
    <w:autoRedefine/>
    <w:uiPriority w:val="9"/>
    <w:unhideWhenUsed/>
    <w:qFormat/>
    <w:rsid w:val="00291295"/>
    <w:pPr>
      <w:keepNext/>
      <w:keepLines/>
      <w:numPr>
        <w:ilvl w:val="2"/>
        <w:numId w:val="58"/>
      </w:numPr>
      <w:spacing w:before="160" w:after="80"/>
      <w:outlineLvl w:val="2"/>
    </w:pPr>
    <w:rPr>
      <w:rFonts w:eastAsiaTheme="majorEastAsia" w:cstheme="majorBidi"/>
      <w:b/>
      <w:color w:val="0B769F" w:themeColor="accent4" w:themeShade="BF"/>
      <w:szCs w:val="28"/>
    </w:rPr>
  </w:style>
  <w:style w:type="paragraph" w:styleId="Heading4">
    <w:name w:val="heading 4"/>
    <w:basedOn w:val="Normal"/>
    <w:next w:val="Normal"/>
    <w:link w:val="Heading4Char"/>
    <w:uiPriority w:val="9"/>
    <w:unhideWhenUsed/>
    <w:qFormat/>
    <w:rsid w:val="001D1248"/>
    <w:pPr>
      <w:keepNext/>
      <w:keepLines/>
      <w:numPr>
        <w:ilvl w:val="3"/>
        <w:numId w:val="58"/>
      </w:numPr>
      <w:spacing w:before="80" w:after="40"/>
      <w:outlineLvl w:val="3"/>
    </w:pPr>
    <w:rPr>
      <w:rFonts w:asciiTheme="minorHAnsi" w:eastAsiaTheme="majorEastAsia" w:hAnsiTheme="minorHAnsi" w:cstheme="majorBidi"/>
      <w:b/>
      <w:i/>
      <w:iCs/>
      <w:color w:val="45B0E1" w:themeColor="accent1" w:themeTint="99"/>
    </w:rPr>
  </w:style>
  <w:style w:type="paragraph" w:styleId="Heading5">
    <w:name w:val="heading 5"/>
    <w:basedOn w:val="Normal"/>
    <w:next w:val="Normal"/>
    <w:link w:val="Heading5Char"/>
    <w:uiPriority w:val="9"/>
    <w:unhideWhenUsed/>
    <w:qFormat/>
    <w:rsid w:val="00F87862"/>
    <w:pPr>
      <w:keepNext/>
      <w:keepLines/>
      <w:numPr>
        <w:ilvl w:val="4"/>
        <w:numId w:val="58"/>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7862"/>
    <w:pPr>
      <w:keepNext/>
      <w:keepLines/>
      <w:numPr>
        <w:ilvl w:val="5"/>
        <w:numId w:val="58"/>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7862"/>
    <w:pPr>
      <w:keepNext/>
      <w:keepLines/>
      <w:numPr>
        <w:ilvl w:val="6"/>
        <w:numId w:val="58"/>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7862"/>
    <w:pPr>
      <w:keepNext/>
      <w:keepLines/>
      <w:numPr>
        <w:ilvl w:val="7"/>
        <w:numId w:val="58"/>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7862"/>
    <w:pPr>
      <w:keepNext/>
      <w:keepLines/>
      <w:numPr>
        <w:ilvl w:val="8"/>
        <w:numId w:val="58"/>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rsid w:val="005A429C"/>
    <w:pPr>
      <w:numPr>
        <w:numId w:val="1"/>
      </w:numPr>
    </w:pPr>
    <w:rPr>
      <w:b/>
    </w:rPr>
  </w:style>
  <w:style w:type="character" w:customStyle="1" w:styleId="Heading1Char">
    <w:name w:val="Heading 1 Char"/>
    <w:basedOn w:val="DefaultParagraphFont"/>
    <w:link w:val="Heading1"/>
    <w:uiPriority w:val="9"/>
    <w:rsid w:val="00BD546E"/>
    <w:rPr>
      <w:rFonts w:ascii="Calibri" w:eastAsiaTheme="majorEastAsia" w:hAnsi="Calibri" w:cstheme="majorBidi"/>
      <w:b/>
      <w:caps/>
      <w:color w:val="000000" w:themeColor="text1"/>
      <w:kern w:val="0"/>
      <w:sz w:val="28"/>
      <w:szCs w:val="40"/>
      <w:shd w:val="clear" w:color="auto" w:fill="C1E4F5" w:themeFill="accent1" w:themeFillTint="33"/>
      <w14:ligatures w14:val="none"/>
    </w:rPr>
  </w:style>
  <w:style w:type="character" w:customStyle="1" w:styleId="Heading2Char">
    <w:name w:val="Heading 2 Char"/>
    <w:basedOn w:val="DefaultParagraphFont"/>
    <w:link w:val="Heading2"/>
    <w:uiPriority w:val="9"/>
    <w:rsid w:val="00563DA5"/>
    <w:rPr>
      <w:rFonts w:ascii="Calibri" w:eastAsiaTheme="majorEastAsia" w:hAnsi="Calibri" w:cstheme="majorBidi"/>
      <w:b/>
      <w:color w:val="156082" w:themeColor="accent1"/>
      <w:kern w:val="0"/>
      <w:sz w:val="20"/>
      <w:szCs w:val="32"/>
      <w14:ligatures w14:val="none"/>
    </w:rPr>
  </w:style>
  <w:style w:type="character" w:customStyle="1" w:styleId="Heading3Char">
    <w:name w:val="Heading 3 Char"/>
    <w:basedOn w:val="DefaultParagraphFont"/>
    <w:link w:val="Heading3"/>
    <w:uiPriority w:val="9"/>
    <w:rsid w:val="005E5C97"/>
    <w:rPr>
      <w:rFonts w:ascii="Calibri" w:eastAsiaTheme="majorEastAsia" w:hAnsi="Calibri" w:cstheme="majorBidi"/>
      <w:b/>
      <w:color w:val="0B769F" w:themeColor="accent4" w:themeShade="BF"/>
      <w:kern w:val="0"/>
      <w:sz w:val="20"/>
      <w:szCs w:val="28"/>
      <w14:ligatures w14:val="none"/>
    </w:rPr>
  </w:style>
  <w:style w:type="character" w:customStyle="1" w:styleId="Heading4Char">
    <w:name w:val="Heading 4 Char"/>
    <w:basedOn w:val="DefaultParagraphFont"/>
    <w:link w:val="Heading4"/>
    <w:uiPriority w:val="9"/>
    <w:rsid w:val="001D1248"/>
    <w:rPr>
      <w:rFonts w:eastAsiaTheme="majorEastAsia" w:cstheme="majorBidi"/>
      <w:b/>
      <w:i/>
      <w:iCs/>
      <w:color w:val="45B0E1" w:themeColor="accent1" w:themeTint="99"/>
      <w:kern w:val="0"/>
      <w:sz w:val="20"/>
      <w14:ligatures w14:val="none"/>
    </w:rPr>
  </w:style>
  <w:style w:type="character" w:customStyle="1" w:styleId="Heading5Char">
    <w:name w:val="Heading 5 Char"/>
    <w:basedOn w:val="DefaultParagraphFont"/>
    <w:link w:val="Heading5"/>
    <w:uiPriority w:val="9"/>
    <w:rsid w:val="00F87862"/>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F87862"/>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F87862"/>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F87862"/>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F87862"/>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F8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878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878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6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F87862"/>
    <w:pPr>
      <w:ind w:left="720"/>
      <w:contextualSpacing/>
    </w:pPr>
  </w:style>
  <w:style w:type="character" w:styleId="IntenseEmphasis">
    <w:name w:val="Intense Emphasis"/>
    <w:basedOn w:val="DefaultParagraphFont"/>
    <w:uiPriority w:val="21"/>
    <w:qFormat/>
    <w:rsid w:val="00F87862"/>
    <w:rPr>
      <w:i/>
      <w:iCs/>
      <w:color w:val="0F4761" w:themeColor="accent1" w:themeShade="BF"/>
    </w:rPr>
  </w:style>
  <w:style w:type="paragraph" w:styleId="IntenseQuote">
    <w:name w:val="Intense Quote"/>
    <w:basedOn w:val="Normal"/>
    <w:next w:val="Normal"/>
    <w:link w:val="IntenseQuoteChar"/>
    <w:uiPriority w:val="30"/>
    <w:qFormat/>
    <w:rsid w:val="00F8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86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F87862"/>
    <w:rPr>
      <w:b/>
      <w:bCs/>
      <w:smallCaps/>
      <w:color w:val="0F4761" w:themeColor="accent1" w:themeShade="BF"/>
      <w:spacing w:val="5"/>
    </w:rPr>
  </w:style>
  <w:style w:type="numbering" w:customStyle="1" w:styleId="CurrentList1">
    <w:name w:val="Current List1"/>
    <w:uiPriority w:val="99"/>
    <w:rsid w:val="00F87862"/>
    <w:pPr>
      <w:numPr>
        <w:numId w:val="4"/>
      </w:numPr>
    </w:pPr>
  </w:style>
  <w:style w:type="numbering" w:customStyle="1" w:styleId="CurrentList2">
    <w:name w:val="Current List2"/>
    <w:uiPriority w:val="99"/>
    <w:rsid w:val="00F87862"/>
    <w:pPr>
      <w:numPr>
        <w:numId w:val="5"/>
      </w:numPr>
    </w:pPr>
  </w:style>
  <w:style w:type="paragraph" w:styleId="NoSpacing">
    <w:name w:val="No Spacing"/>
    <w:uiPriority w:val="1"/>
    <w:qFormat/>
    <w:rsid w:val="009877DF"/>
    <w:rPr>
      <w:rFonts w:ascii="Calibri" w:hAnsi="Calibri" w:cs="Times New Roman"/>
      <w:color w:val="3A3A3A" w:themeColor="background2" w:themeShade="40"/>
      <w:kern w:val="0"/>
      <w:sz w:val="20"/>
      <w14:ligatures w14:val="none"/>
    </w:rPr>
  </w:style>
  <w:style w:type="paragraph" w:styleId="NormalWeb">
    <w:name w:val="Normal (Web)"/>
    <w:basedOn w:val="Normal"/>
    <w:uiPriority w:val="99"/>
    <w:unhideWhenUsed/>
    <w:rsid w:val="00B04C09"/>
    <w:pPr>
      <w:spacing w:before="100" w:beforeAutospacing="1" w:after="100" w:afterAutospacing="1"/>
    </w:pPr>
    <w:rPr>
      <w:rFonts w:ascii="Times New Roman" w:hAnsi="Times New Roman"/>
    </w:rPr>
  </w:style>
  <w:style w:type="character" w:styleId="Strong">
    <w:name w:val="Strong"/>
    <w:basedOn w:val="DefaultParagraphFont"/>
    <w:uiPriority w:val="22"/>
    <w:qFormat/>
    <w:rsid w:val="00B04C09"/>
    <w:rPr>
      <w:b/>
      <w:bCs/>
    </w:rPr>
  </w:style>
  <w:style w:type="character" w:customStyle="1" w:styleId="apple-converted-space">
    <w:name w:val="apple-converted-space"/>
    <w:basedOn w:val="DefaultParagraphFont"/>
    <w:rsid w:val="00B04C09"/>
  </w:style>
  <w:style w:type="character" w:customStyle="1" w:styleId="katex-mathml">
    <w:name w:val="katex-mathml"/>
    <w:basedOn w:val="DefaultParagraphFont"/>
    <w:rsid w:val="00B04C09"/>
  </w:style>
  <w:style w:type="character" w:customStyle="1" w:styleId="mord">
    <w:name w:val="mord"/>
    <w:basedOn w:val="DefaultParagraphFont"/>
    <w:rsid w:val="00B04C09"/>
  </w:style>
  <w:style w:type="character" w:customStyle="1" w:styleId="mopen">
    <w:name w:val="mopen"/>
    <w:basedOn w:val="DefaultParagraphFont"/>
    <w:rsid w:val="00B04C09"/>
  </w:style>
  <w:style w:type="character" w:customStyle="1" w:styleId="mclose">
    <w:name w:val="mclose"/>
    <w:basedOn w:val="DefaultParagraphFont"/>
    <w:rsid w:val="00B04C09"/>
  </w:style>
  <w:style w:type="character" w:customStyle="1" w:styleId="mrel">
    <w:name w:val="mrel"/>
    <w:basedOn w:val="DefaultParagraphFont"/>
    <w:rsid w:val="00B04C09"/>
  </w:style>
  <w:style w:type="character" w:customStyle="1" w:styleId="mpunct">
    <w:name w:val="mpunct"/>
    <w:basedOn w:val="DefaultParagraphFont"/>
    <w:rsid w:val="00DA7E14"/>
  </w:style>
  <w:style w:type="character" w:customStyle="1" w:styleId="vlist-s">
    <w:name w:val="vlist-s"/>
    <w:basedOn w:val="DefaultParagraphFont"/>
    <w:rsid w:val="00C80D0D"/>
  </w:style>
  <w:style w:type="character" w:customStyle="1" w:styleId="mbin">
    <w:name w:val="mbin"/>
    <w:basedOn w:val="DefaultParagraphFont"/>
    <w:rsid w:val="00646F5A"/>
  </w:style>
  <w:style w:type="numbering" w:customStyle="1" w:styleId="CurrentList3">
    <w:name w:val="Current List3"/>
    <w:uiPriority w:val="99"/>
    <w:rsid w:val="00920693"/>
    <w:pPr>
      <w:numPr>
        <w:numId w:val="49"/>
      </w:numPr>
    </w:pPr>
  </w:style>
  <w:style w:type="numbering" w:customStyle="1" w:styleId="CurrentList4">
    <w:name w:val="Current List4"/>
    <w:uiPriority w:val="99"/>
    <w:rsid w:val="00920693"/>
    <w:pPr>
      <w:numPr>
        <w:numId w:val="50"/>
      </w:numPr>
    </w:pPr>
  </w:style>
  <w:style w:type="numbering" w:customStyle="1" w:styleId="CurrentList5">
    <w:name w:val="Current List5"/>
    <w:uiPriority w:val="99"/>
    <w:rsid w:val="00920693"/>
    <w:pPr>
      <w:numPr>
        <w:numId w:val="51"/>
      </w:numPr>
    </w:pPr>
  </w:style>
  <w:style w:type="character" w:customStyle="1" w:styleId="delimsizing">
    <w:name w:val="delimsizing"/>
    <w:basedOn w:val="DefaultParagraphFont"/>
    <w:rsid w:val="00521FE9"/>
  </w:style>
  <w:style w:type="character" w:styleId="PlaceholderText">
    <w:name w:val="Placeholder Text"/>
    <w:basedOn w:val="DefaultParagraphFont"/>
    <w:uiPriority w:val="99"/>
    <w:semiHidden/>
    <w:rsid w:val="002F1D8C"/>
    <w:rPr>
      <w:color w:val="666666"/>
    </w:rPr>
  </w:style>
  <w:style w:type="table" w:styleId="TableGrid">
    <w:name w:val="Table Grid"/>
    <w:basedOn w:val="TableNormal"/>
    <w:uiPriority w:val="39"/>
    <w:rsid w:val="00611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5335"/>
    <w:rPr>
      <w:sz w:val="16"/>
      <w:szCs w:val="16"/>
    </w:rPr>
  </w:style>
  <w:style w:type="paragraph" w:styleId="CommentText">
    <w:name w:val="annotation text"/>
    <w:basedOn w:val="Normal"/>
    <w:link w:val="CommentTextChar"/>
    <w:uiPriority w:val="99"/>
    <w:semiHidden/>
    <w:unhideWhenUsed/>
    <w:rsid w:val="00BA5335"/>
    <w:rPr>
      <w:szCs w:val="20"/>
    </w:rPr>
  </w:style>
  <w:style w:type="character" w:customStyle="1" w:styleId="CommentTextChar">
    <w:name w:val="Comment Text Char"/>
    <w:basedOn w:val="DefaultParagraphFont"/>
    <w:link w:val="CommentText"/>
    <w:uiPriority w:val="99"/>
    <w:semiHidden/>
    <w:rsid w:val="00BA5335"/>
    <w:rPr>
      <w:rFonts w:ascii="Calibri"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A5335"/>
    <w:rPr>
      <w:b/>
      <w:bCs/>
    </w:rPr>
  </w:style>
  <w:style w:type="character" w:customStyle="1" w:styleId="CommentSubjectChar">
    <w:name w:val="Comment Subject Char"/>
    <w:basedOn w:val="CommentTextChar"/>
    <w:link w:val="CommentSubject"/>
    <w:uiPriority w:val="99"/>
    <w:semiHidden/>
    <w:rsid w:val="00BA5335"/>
    <w:rPr>
      <w:rFonts w:ascii="Calibri" w:hAnsi="Calibri"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918">
      <w:bodyDiv w:val="1"/>
      <w:marLeft w:val="0"/>
      <w:marRight w:val="0"/>
      <w:marTop w:val="0"/>
      <w:marBottom w:val="0"/>
      <w:divBdr>
        <w:top w:val="none" w:sz="0" w:space="0" w:color="auto"/>
        <w:left w:val="none" w:sz="0" w:space="0" w:color="auto"/>
        <w:bottom w:val="none" w:sz="0" w:space="0" w:color="auto"/>
        <w:right w:val="none" w:sz="0" w:space="0" w:color="auto"/>
      </w:divBdr>
    </w:div>
    <w:div w:id="65687462">
      <w:bodyDiv w:val="1"/>
      <w:marLeft w:val="0"/>
      <w:marRight w:val="0"/>
      <w:marTop w:val="0"/>
      <w:marBottom w:val="0"/>
      <w:divBdr>
        <w:top w:val="none" w:sz="0" w:space="0" w:color="auto"/>
        <w:left w:val="none" w:sz="0" w:space="0" w:color="auto"/>
        <w:bottom w:val="none" w:sz="0" w:space="0" w:color="auto"/>
        <w:right w:val="none" w:sz="0" w:space="0" w:color="auto"/>
      </w:divBdr>
    </w:div>
    <w:div w:id="126705355">
      <w:bodyDiv w:val="1"/>
      <w:marLeft w:val="0"/>
      <w:marRight w:val="0"/>
      <w:marTop w:val="0"/>
      <w:marBottom w:val="0"/>
      <w:divBdr>
        <w:top w:val="none" w:sz="0" w:space="0" w:color="auto"/>
        <w:left w:val="none" w:sz="0" w:space="0" w:color="auto"/>
        <w:bottom w:val="none" w:sz="0" w:space="0" w:color="auto"/>
        <w:right w:val="none" w:sz="0" w:space="0" w:color="auto"/>
      </w:divBdr>
    </w:div>
    <w:div w:id="205609677">
      <w:bodyDiv w:val="1"/>
      <w:marLeft w:val="0"/>
      <w:marRight w:val="0"/>
      <w:marTop w:val="0"/>
      <w:marBottom w:val="0"/>
      <w:divBdr>
        <w:top w:val="none" w:sz="0" w:space="0" w:color="auto"/>
        <w:left w:val="none" w:sz="0" w:space="0" w:color="auto"/>
        <w:bottom w:val="none" w:sz="0" w:space="0" w:color="auto"/>
        <w:right w:val="none" w:sz="0" w:space="0" w:color="auto"/>
      </w:divBdr>
    </w:div>
    <w:div w:id="206380277">
      <w:bodyDiv w:val="1"/>
      <w:marLeft w:val="0"/>
      <w:marRight w:val="0"/>
      <w:marTop w:val="0"/>
      <w:marBottom w:val="0"/>
      <w:divBdr>
        <w:top w:val="none" w:sz="0" w:space="0" w:color="auto"/>
        <w:left w:val="none" w:sz="0" w:space="0" w:color="auto"/>
        <w:bottom w:val="none" w:sz="0" w:space="0" w:color="auto"/>
        <w:right w:val="none" w:sz="0" w:space="0" w:color="auto"/>
      </w:divBdr>
    </w:div>
    <w:div w:id="226956586">
      <w:bodyDiv w:val="1"/>
      <w:marLeft w:val="0"/>
      <w:marRight w:val="0"/>
      <w:marTop w:val="0"/>
      <w:marBottom w:val="0"/>
      <w:divBdr>
        <w:top w:val="none" w:sz="0" w:space="0" w:color="auto"/>
        <w:left w:val="none" w:sz="0" w:space="0" w:color="auto"/>
        <w:bottom w:val="none" w:sz="0" w:space="0" w:color="auto"/>
        <w:right w:val="none" w:sz="0" w:space="0" w:color="auto"/>
      </w:divBdr>
    </w:div>
    <w:div w:id="250699147">
      <w:bodyDiv w:val="1"/>
      <w:marLeft w:val="0"/>
      <w:marRight w:val="0"/>
      <w:marTop w:val="0"/>
      <w:marBottom w:val="0"/>
      <w:divBdr>
        <w:top w:val="none" w:sz="0" w:space="0" w:color="auto"/>
        <w:left w:val="none" w:sz="0" w:space="0" w:color="auto"/>
        <w:bottom w:val="none" w:sz="0" w:space="0" w:color="auto"/>
        <w:right w:val="none" w:sz="0" w:space="0" w:color="auto"/>
      </w:divBdr>
    </w:div>
    <w:div w:id="278462764">
      <w:bodyDiv w:val="1"/>
      <w:marLeft w:val="0"/>
      <w:marRight w:val="0"/>
      <w:marTop w:val="0"/>
      <w:marBottom w:val="0"/>
      <w:divBdr>
        <w:top w:val="none" w:sz="0" w:space="0" w:color="auto"/>
        <w:left w:val="none" w:sz="0" w:space="0" w:color="auto"/>
        <w:bottom w:val="none" w:sz="0" w:space="0" w:color="auto"/>
        <w:right w:val="none" w:sz="0" w:space="0" w:color="auto"/>
      </w:divBdr>
    </w:div>
    <w:div w:id="332683603">
      <w:bodyDiv w:val="1"/>
      <w:marLeft w:val="0"/>
      <w:marRight w:val="0"/>
      <w:marTop w:val="0"/>
      <w:marBottom w:val="0"/>
      <w:divBdr>
        <w:top w:val="none" w:sz="0" w:space="0" w:color="auto"/>
        <w:left w:val="none" w:sz="0" w:space="0" w:color="auto"/>
        <w:bottom w:val="none" w:sz="0" w:space="0" w:color="auto"/>
        <w:right w:val="none" w:sz="0" w:space="0" w:color="auto"/>
      </w:divBdr>
    </w:div>
    <w:div w:id="540286447">
      <w:bodyDiv w:val="1"/>
      <w:marLeft w:val="0"/>
      <w:marRight w:val="0"/>
      <w:marTop w:val="0"/>
      <w:marBottom w:val="0"/>
      <w:divBdr>
        <w:top w:val="none" w:sz="0" w:space="0" w:color="auto"/>
        <w:left w:val="none" w:sz="0" w:space="0" w:color="auto"/>
        <w:bottom w:val="none" w:sz="0" w:space="0" w:color="auto"/>
        <w:right w:val="none" w:sz="0" w:space="0" w:color="auto"/>
      </w:divBdr>
    </w:div>
    <w:div w:id="574633943">
      <w:bodyDiv w:val="1"/>
      <w:marLeft w:val="0"/>
      <w:marRight w:val="0"/>
      <w:marTop w:val="0"/>
      <w:marBottom w:val="0"/>
      <w:divBdr>
        <w:top w:val="none" w:sz="0" w:space="0" w:color="auto"/>
        <w:left w:val="none" w:sz="0" w:space="0" w:color="auto"/>
        <w:bottom w:val="none" w:sz="0" w:space="0" w:color="auto"/>
        <w:right w:val="none" w:sz="0" w:space="0" w:color="auto"/>
      </w:divBdr>
    </w:div>
    <w:div w:id="669795663">
      <w:bodyDiv w:val="1"/>
      <w:marLeft w:val="0"/>
      <w:marRight w:val="0"/>
      <w:marTop w:val="0"/>
      <w:marBottom w:val="0"/>
      <w:divBdr>
        <w:top w:val="none" w:sz="0" w:space="0" w:color="auto"/>
        <w:left w:val="none" w:sz="0" w:space="0" w:color="auto"/>
        <w:bottom w:val="none" w:sz="0" w:space="0" w:color="auto"/>
        <w:right w:val="none" w:sz="0" w:space="0" w:color="auto"/>
      </w:divBdr>
    </w:div>
    <w:div w:id="752092166">
      <w:bodyDiv w:val="1"/>
      <w:marLeft w:val="0"/>
      <w:marRight w:val="0"/>
      <w:marTop w:val="0"/>
      <w:marBottom w:val="0"/>
      <w:divBdr>
        <w:top w:val="none" w:sz="0" w:space="0" w:color="auto"/>
        <w:left w:val="none" w:sz="0" w:space="0" w:color="auto"/>
        <w:bottom w:val="none" w:sz="0" w:space="0" w:color="auto"/>
        <w:right w:val="none" w:sz="0" w:space="0" w:color="auto"/>
      </w:divBdr>
    </w:div>
    <w:div w:id="754211626">
      <w:bodyDiv w:val="1"/>
      <w:marLeft w:val="0"/>
      <w:marRight w:val="0"/>
      <w:marTop w:val="0"/>
      <w:marBottom w:val="0"/>
      <w:divBdr>
        <w:top w:val="none" w:sz="0" w:space="0" w:color="auto"/>
        <w:left w:val="none" w:sz="0" w:space="0" w:color="auto"/>
        <w:bottom w:val="none" w:sz="0" w:space="0" w:color="auto"/>
        <w:right w:val="none" w:sz="0" w:space="0" w:color="auto"/>
      </w:divBdr>
    </w:div>
    <w:div w:id="756246957">
      <w:bodyDiv w:val="1"/>
      <w:marLeft w:val="0"/>
      <w:marRight w:val="0"/>
      <w:marTop w:val="0"/>
      <w:marBottom w:val="0"/>
      <w:divBdr>
        <w:top w:val="none" w:sz="0" w:space="0" w:color="auto"/>
        <w:left w:val="none" w:sz="0" w:space="0" w:color="auto"/>
        <w:bottom w:val="none" w:sz="0" w:space="0" w:color="auto"/>
        <w:right w:val="none" w:sz="0" w:space="0" w:color="auto"/>
      </w:divBdr>
    </w:div>
    <w:div w:id="782725418">
      <w:bodyDiv w:val="1"/>
      <w:marLeft w:val="0"/>
      <w:marRight w:val="0"/>
      <w:marTop w:val="0"/>
      <w:marBottom w:val="0"/>
      <w:divBdr>
        <w:top w:val="none" w:sz="0" w:space="0" w:color="auto"/>
        <w:left w:val="none" w:sz="0" w:space="0" w:color="auto"/>
        <w:bottom w:val="none" w:sz="0" w:space="0" w:color="auto"/>
        <w:right w:val="none" w:sz="0" w:space="0" w:color="auto"/>
      </w:divBdr>
    </w:div>
    <w:div w:id="810099554">
      <w:bodyDiv w:val="1"/>
      <w:marLeft w:val="0"/>
      <w:marRight w:val="0"/>
      <w:marTop w:val="0"/>
      <w:marBottom w:val="0"/>
      <w:divBdr>
        <w:top w:val="none" w:sz="0" w:space="0" w:color="auto"/>
        <w:left w:val="none" w:sz="0" w:space="0" w:color="auto"/>
        <w:bottom w:val="none" w:sz="0" w:space="0" w:color="auto"/>
        <w:right w:val="none" w:sz="0" w:space="0" w:color="auto"/>
      </w:divBdr>
    </w:div>
    <w:div w:id="821968109">
      <w:bodyDiv w:val="1"/>
      <w:marLeft w:val="0"/>
      <w:marRight w:val="0"/>
      <w:marTop w:val="0"/>
      <w:marBottom w:val="0"/>
      <w:divBdr>
        <w:top w:val="none" w:sz="0" w:space="0" w:color="auto"/>
        <w:left w:val="none" w:sz="0" w:space="0" w:color="auto"/>
        <w:bottom w:val="none" w:sz="0" w:space="0" w:color="auto"/>
        <w:right w:val="none" w:sz="0" w:space="0" w:color="auto"/>
      </w:divBdr>
    </w:div>
    <w:div w:id="823399741">
      <w:bodyDiv w:val="1"/>
      <w:marLeft w:val="0"/>
      <w:marRight w:val="0"/>
      <w:marTop w:val="0"/>
      <w:marBottom w:val="0"/>
      <w:divBdr>
        <w:top w:val="none" w:sz="0" w:space="0" w:color="auto"/>
        <w:left w:val="none" w:sz="0" w:space="0" w:color="auto"/>
        <w:bottom w:val="none" w:sz="0" w:space="0" w:color="auto"/>
        <w:right w:val="none" w:sz="0" w:space="0" w:color="auto"/>
      </w:divBdr>
    </w:div>
    <w:div w:id="903953491">
      <w:bodyDiv w:val="1"/>
      <w:marLeft w:val="0"/>
      <w:marRight w:val="0"/>
      <w:marTop w:val="0"/>
      <w:marBottom w:val="0"/>
      <w:divBdr>
        <w:top w:val="none" w:sz="0" w:space="0" w:color="auto"/>
        <w:left w:val="none" w:sz="0" w:space="0" w:color="auto"/>
        <w:bottom w:val="none" w:sz="0" w:space="0" w:color="auto"/>
        <w:right w:val="none" w:sz="0" w:space="0" w:color="auto"/>
      </w:divBdr>
    </w:div>
    <w:div w:id="922029256">
      <w:bodyDiv w:val="1"/>
      <w:marLeft w:val="0"/>
      <w:marRight w:val="0"/>
      <w:marTop w:val="0"/>
      <w:marBottom w:val="0"/>
      <w:divBdr>
        <w:top w:val="none" w:sz="0" w:space="0" w:color="auto"/>
        <w:left w:val="none" w:sz="0" w:space="0" w:color="auto"/>
        <w:bottom w:val="none" w:sz="0" w:space="0" w:color="auto"/>
        <w:right w:val="none" w:sz="0" w:space="0" w:color="auto"/>
      </w:divBdr>
    </w:div>
    <w:div w:id="1041398383">
      <w:bodyDiv w:val="1"/>
      <w:marLeft w:val="0"/>
      <w:marRight w:val="0"/>
      <w:marTop w:val="0"/>
      <w:marBottom w:val="0"/>
      <w:divBdr>
        <w:top w:val="none" w:sz="0" w:space="0" w:color="auto"/>
        <w:left w:val="none" w:sz="0" w:space="0" w:color="auto"/>
        <w:bottom w:val="none" w:sz="0" w:space="0" w:color="auto"/>
        <w:right w:val="none" w:sz="0" w:space="0" w:color="auto"/>
      </w:divBdr>
    </w:div>
    <w:div w:id="1043604106">
      <w:bodyDiv w:val="1"/>
      <w:marLeft w:val="0"/>
      <w:marRight w:val="0"/>
      <w:marTop w:val="0"/>
      <w:marBottom w:val="0"/>
      <w:divBdr>
        <w:top w:val="none" w:sz="0" w:space="0" w:color="auto"/>
        <w:left w:val="none" w:sz="0" w:space="0" w:color="auto"/>
        <w:bottom w:val="none" w:sz="0" w:space="0" w:color="auto"/>
        <w:right w:val="none" w:sz="0" w:space="0" w:color="auto"/>
      </w:divBdr>
    </w:div>
    <w:div w:id="1164928886">
      <w:bodyDiv w:val="1"/>
      <w:marLeft w:val="0"/>
      <w:marRight w:val="0"/>
      <w:marTop w:val="0"/>
      <w:marBottom w:val="0"/>
      <w:divBdr>
        <w:top w:val="none" w:sz="0" w:space="0" w:color="auto"/>
        <w:left w:val="none" w:sz="0" w:space="0" w:color="auto"/>
        <w:bottom w:val="none" w:sz="0" w:space="0" w:color="auto"/>
        <w:right w:val="none" w:sz="0" w:space="0" w:color="auto"/>
      </w:divBdr>
    </w:div>
    <w:div w:id="1241062708">
      <w:bodyDiv w:val="1"/>
      <w:marLeft w:val="0"/>
      <w:marRight w:val="0"/>
      <w:marTop w:val="0"/>
      <w:marBottom w:val="0"/>
      <w:divBdr>
        <w:top w:val="none" w:sz="0" w:space="0" w:color="auto"/>
        <w:left w:val="none" w:sz="0" w:space="0" w:color="auto"/>
        <w:bottom w:val="none" w:sz="0" w:space="0" w:color="auto"/>
        <w:right w:val="none" w:sz="0" w:space="0" w:color="auto"/>
      </w:divBdr>
    </w:div>
    <w:div w:id="1248466736">
      <w:bodyDiv w:val="1"/>
      <w:marLeft w:val="0"/>
      <w:marRight w:val="0"/>
      <w:marTop w:val="0"/>
      <w:marBottom w:val="0"/>
      <w:divBdr>
        <w:top w:val="none" w:sz="0" w:space="0" w:color="auto"/>
        <w:left w:val="none" w:sz="0" w:space="0" w:color="auto"/>
        <w:bottom w:val="none" w:sz="0" w:space="0" w:color="auto"/>
        <w:right w:val="none" w:sz="0" w:space="0" w:color="auto"/>
      </w:divBdr>
    </w:div>
    <w:div w:id="1274481933">
      <w:bodyDiv w:val="1"/>
      <w:marLeft w:val="0"/>
      <w:marRight w:val="0"/>
      <w:marTop w:val="0"/>
      <w:marBottom w:val="0"/>
      <w:divBdr>
        <w:top w:val="none" w:sz="0" w:space="0" w:color="auto"/>
        <w:left w:val="none" w:sz="0" w:space="0" w:color="auto"/>
        <w:bottom w:val="none" w:sz="0" w:space="0" w:color="auto"/>
        <w:right w:val="none" w:sz="0" w:space="0" w:color="auto"/>
      </w:divBdr>
    </w:div>
    <w:div w:id="1280142075">
      <w:bodyDiv w:val="1"/>
      <w:marLeft w:val="0"/>
      <w:marRight w:val="0"/>
      <w:marTop w:val="0"/>
      <w:marBottom w:val="0"/>
      <w:divBdr>
        <w:top w:val="none" w:sz="0" w:space="0" w:color="auto"/>
        <w:left w:val="none" w:sz="0" w:space="0" w:color="auto"/>
        <w:bottom w:val="none" w:sz="0" w:space="0" w:color="auto"/>
        <w:right w:val="none" w:sz="0" w:space="0" w:color="auto"/>
      </w:divBdr>
    </w:div>
    <w:div w:id="1280992893">
      <w:bodyDiv w:val="1"/>
      <w:marLeft w:val="0"/>
      <w:marRight w:val="0"/>
      <w:marTop w:val="0"/>
      <w:marBottom w:val="0"/>
      <w:divBdr>
        <w:top w:val="none" w:sz="0" w:space="0" w:color="auto"/>
        <w:left w:val="none" w:sz="0" w:space="0" w:color="auto"/>
        <w:bottom w:val="none" w:sz="0" w:space="0" w:color="auto"/>
        <w:right w:val="none" w:sz="0" w:space="0" w:color="auto"/>
      </w:divBdr>
    </w:div>
    <w:div w:id="1329553975">
      <w:bodyDiv w:val="1"/>
      <w:marLeft w:val="0"/>
      <w:marRight w:val="0"/>
      <w:marTop w:val="0"/>
      <w:marBottom w:val="0"/>
      <w:divBdr>
        <w:top w:val="none" w:sz="0" w:space="0" w:color="auto"/>
        <w:left w:val="none" w:sz="0" w:space="0" w:color="auto"/>
        <w:bottom w:val="none" w:sz="0" w:space="0" w:color="auto"/>
        <w:right w:val="none" w:sz="0" w:space="0" w:color="auto"/>
      </w:divBdr>
    </w:div>
    <w:div w:id="1330408517">
      <w:bodyDiv w:val="1"/>
      <w:marLeft w:val="0"/>
      <w:marRight w:val="0"/>
      <w:marTop w:val="0"/>
      <w:marBottom w:val="0"/>
      <w:divBdr>
        <w:top w:val="none" w:sz="0" w:space="0" w:color="auto"/>
        <w:left w:val="none" w:sz="0" w:space="0" w:color="auto"/>
        <w:bottom w:val="none" w:sz="0" w:space="0" w:color="auto"/>
        <w:right w:val="none" w:sz="0" w:space="0" w:color="auto"/>
      </w:divBdr>
    </w:div>
    <w:div w:id="1368797639">
      <w:bodyDiv w:val="1"/>
      <w:marLeft w:val="0"/>
      <w:marRight w:val="0"/>
      <w:marTop w:val="0"/>
      <w:marBottom w:val="0"/>
      <w:divBdr>
        <w:top w:val="none" w:sz="0" w:space="0" w:color="auto"/>
        <w:left w:val="none" w:sz="0" w:space="0" w:color="auto"/>
        <w:bottom w:val="none" w:sz="0" w:space="0" w:color="auto"/>
        <w:right w:val="none" w:sz="0" w:space="0" w:color="auto"/>
      </w:divBdr>
    </w:div>
    <w:div w:id="1372194569">
      <w:bodyDiv w:val="1"/>
      <w:marLeft w:val="0"/>
      <w:marRight w:val="0"/>
      <w:marTop w:val="0"/>
      <w:marBottom w:val="0"/>
      <w:divBdr>
        <w:top w:val="none" w:sz="0" w:space="0" w:color="auto"/>
        <w:left w:val="none" w:sz="0" w:space="0" w:color="auto"/>
        <w:bottom w:val="none" w:sz="0" w:space="0" w:color="auto"/>
        <w:right w:val="none" w:sz="0" w:space="0" w:color="auto"/>
      </w:divBdr>
    </w:div>
    <w:div w:id="1427191510">
      <w:bodyDiv w:val="1"/>
      <w:marLeft w:val="0"/>
      <w:marRight w:val="0"/>
      <w:marTop w:val="0"/>
      <w:marBottom w:val="0"/>
      <w:divBdr>
        <w:top w:val="none" w:sz="0" w:space="0" w:color="auto"/>
        <w:left w:val="none" w:sz="0" w:space="0" w:color="auto"/>
        <w:bottom w:val="none" w:sz="0" w:space="0" w:color="auto"/>
        <w:right w:val="none" w:sz="0" w:space="0" w:color="auto"/>
      </w:divBdr>
    </w:div>
    <w:div w:id="1429161342">
      <w:bodyDiv w:val="1"/>
      <w:marLeft w:val="0"/>
      <w:marRight w:val="0"/>
      <w:marTop w:val="0"/>
      <w:marBottom w:val="0"/>
      <w:divBdr>
        <w:top w:val="none" w:sz="0" w:space="0" w:color="auto"/>
        <w:left w:val="none" w:sz="0" w:space="0" w:color="auto"/>
        <w:bottom w:val="none" w:sz="0" w:space="0" w:color="auto"/>
        <w:right w:val="none" w:sz="0" w:space="0" w:color="auto"/>
      </w:divBdr>
    </w:div>
    <w:div w:id="1478766390">
      <w:bodyDiv w:val="1"/>
      <w:marLeft w:val="0"/>
      <w:marRight w:val="0"/>
      <w:marTop w:val="0"/>
      <w:marBottom w:val="0"/>
      <w:divBdr>
        <w:top w:val="none" w:sz="0" w:space="0" w:color="auto"/>
        <w:left w:val="none" w:sz="0" w:space="0" w:color="auto"/>
        <w:bottom w:val="none" w:sz="0" w:space="0" w:color="auto"/>
        <w:right w:val="none" w:sz="0" w:space="0" w:color="auto"/>
      </w:divBdr>
    </w:div>
    <w:div w:id="1485051326">
      <w:bodyDiv w:val="1"/>
      <w:marLeft w:val="0"/>
      <w:marRight w:val="0"/>
      <w:marTop w:val="0"/>
      <w:marBottom w:val="0"/>
      <w:divBdr>
        <w:top w:val="none" w:sz="0" w:space="0" w:color="auto"/>
        <w:left w:val="none" w:sz="0" w:space="0" w:color="auto"/>
        <w:bottom w:val="none" w:sz="0" w:space="0" w:color="auto"/>
        <w:right w:val="none" w:sz="0" w:space="0" w:color="auto"/>
      </w:divBdr>
    </w:div>
    <w:div w:id="1487891417">
      <w:bodyDiv w:val="1"/>
      <w:marLeft w:val="0"/>
      <w:marRight w:val="0"/>
      <w:marTop w:val="0"/>
      <w:marBottom w:val="0"/>
      <w:divBdr>
        <w:top w:val="none" w:sz="0" w:space="0" w:color="auto"/>
        <w:left w:val="none" w:sz="0" w:space="0" w:color="auto"/>
        <w:bottom w:val="none" w:sz="0" w:space="0" w:color="auto"/>
        <w:right w:val="none" w:sz="0" w:space="0" w:color="auto"/>
      </w:divBdr>
    </w:div>
    <w:div w:id="1499033146">
      <w:bodyDiv w:val="1"/>
      <w:marLeft w:val="0"/>
      <w:marRight w:val="0"/>
      <w:marTop w:val="0"/>
      <w:marBottom w:val="0"/>
      <w:divBdr>
        <w:top w:val="none" w:sz="0" w:space="0" w:color="auto"/>
        <w:left w:val="none" w:sz="0" w:space="0" w:color="auto"/>
        <w:bottom w:val="none" w:sz="0" w:space="0" w:color="auto"/>
        <w:right w:val="none" w:sz="0" w:space="0" w:color="auto"/>
      </w:divBdr>
    </w:div>
    <w:div w:id="1507090969">
      <w:bodyDiv w:val="1"/>
      <w:marLeft w:val="0"/>
      <w:marRight w:val="0"/>
      <w:marTop w:val="0"/>
      <w:marBottom w:val="0"/>
      <w:divBdr>
        <w:top w:val="none" w:sz="0" w:space="0" w:color="auto"/>
        <w:left w:val="none" w:sz="0" w:space="0" w:color="auto"/>
        <w:bottom w:val="none" w:sz="0" w:space="0" w:color="auto"/>
        <w:right w:val="none" w:sz="0" w:space="0" w:color="auto"/>
      </w:divBdr>
    </w:div>
    <w:div w:id="1513959132">
      <w:bodyDiv w:val="1"/>
      <w:marLeft w:val="0"/>
      <w:marRight w:val="0"/>
      <w:marTop w:val="0"/>
      <w:marBottom w:val="0"/>
      <w:divBdr>
        <w:top w:val="none" w:sz="0" w:space="0" w:color="auto"/>
        <w:left w:val="none" w:sz="0" w:space="0" w:color="auto"/>
        <w:bottom w:val="none" w:sz="0" w:space="0" w:color="auto"/>
        <w:right w:val="none" w:sz="0" w:space="0" w:color="auto"/>
      </w:divBdr>
    </w:div>
    <w:div w:id="1519924915">
      <w:bodyDiv w:val="1"/>
      <w:marLeft w:val="0"/>
      <w:marRight w:val="0"/>
      <w:marTop w:val="0"/>
      <w:marBottom w:val="0"/>
      <w:divBdr>
        <w:top w:val="none" w:sz="0" w:space="0" w:color="auto"/>
        <w:left w:val="none" w:sz="0" w:space="0" w:color="auto"/>
        <w:bottom w:val="none" w:sz="0" w:space="0" w:color="auto"/>
        <w:right w:val="none" w:sz="0" w:space="0" w:color="auto"/>
      </w:divBdr>
    </w:div>
    <w:div w:id="1586760701">
      <w:bodyDiv w:val="1"/>
      <w:marLeft w:val="0"/>
      <w:marRight w:val="0"/>
      <w:marTop w:val="0"/>
      <w:marBottom w:val="0"/>
      <w:divBdr>
        <w:top w:val="none" w:sz="0" w:space="0" w:color="auto"/>
        <w:left w:val="none" w:sz="0" w:space="0" w:color="auto"/>
        <w:bottom w:val="none" w:sz="0" w:space="0" w:color="auto"/>
        <w:right w:val="none" w:sz="0" w:space="0" w:color="auto"/>
      </w:divBdr>
    </w:div>
    <w:div w:id="1598828260">
      <w:bodyDiv w:val="1"/>
      <w:marLeft w:val="0"/>
      <w:marRight w:val="0"/>
      <w:marTop w:val="0"/>
      <w:marBottom w:val="0"/>
      <w:divBdr>
        <w:top w:val="none" w:sz="0" w:space="0" w:color="auto"/>
        <w:left w:val="none" w:sz="0" w:space="0" w:color="auto"/>
        <w:bottom w:val="none" w:sz="0" w:space="0" w:color="auto"/>
        <w:right w:val="none" w:sz="0" w:space="0" w:color="auto"/>
      </w:divBdr>
    </w:div>
    <w:div w:id="1627665103">
      <w:bodyDiv w:val="1"/>
      <w:marLeft w:val="0"/>
      <w:marRight w:val="0"/>
      <w:marTop w:val="0"/>
      <w:marBottom w:val="0"/>
      <w:divBdr>
        <w:top w:val="none" w:sz="0" w:space="0" w:color="auto"/>
        <w:left w:val="none" w:sz="0" w:space="0" w:color="auto"/>
        <w:bottom w:val="none" w:sz="0" w:space="0" w:color="auto"/>
        <w:right w:val="none" w:sz="0" w:space="0" w:color="auto"/>
      </w:divBdr>
    </w:div>
    <w:div w:id="1646592857">
      <w:bodyDiv w:val="1"/>
      <w:marLeft w:val="0"/>
      <w:marRight w:val="0"/>
      <w:marTop w:val="0"/>
      <w:marBottom w:val="0"/>
      <w:divBdr>
        <w:top w:val="none" w:sz="0" w:space="0" w:color="auto"/>
        <w:left w:val="none" w:sz="0" w:space="0" w:color="auto"/>
        <w:bottom w:val="none" w:sz="0" w:space="0" w:color="auto"/>
        <w:right w:val="none" w:sz="0" w:space="0" w:color="auto"/>
      </w:divBdr>
    </w:div>
    <w:div w:id="1673023345">
      <w:bodyDiv w:val="1"/>
      <w:marLeft w:val="0"/>
      <w:marRight w:val="0"/>
      <w:marTop w:val="0"/>
      <w:marBottom w:val="0"/>
      <w:divBdr>
        <w:top w:val="none" w:sz="0" w:space="0" w:color="auto"/>
        <w:left w:val="none" w:sz="0" w:space="0" w:color="auto"/>
        <w:bottom w:val="none" w:sz="0" w:space="0" w:color="auto"/>
        <w:right w:val="none" w:sz="0" w:space="0" w:color="auto"/>
      </w:divBdr>
    </w:div>
    <w:div w:id="1772621702">
      <w:bodyDiv w:val="1"/>
      <w:marLeft w:val="0"/>
      <w:marRight w:val="0"/>
      <w:marTop w:val="0"/>
      <w:marBottom w:val="0"/>
      <w:divBdr>
        <w:top w:val="none" w:sz="0" w:space="0" w:color="auto"/>
        <w:left w:val="none" w:sz="0" w:space="0" w:color="auto"/>
        <w:bottom w:val="none" w:sz="0" w:space="0" w:color="auto"/>
        <w:right w:val="none" w:sz="0" w:space="0" w:color="auto"/>
      </w:divBdr>
    </w:div>
    <w:div w:id="1782451436">
      <w:bodyDiv w:val="1"/>
      <w:marLeft w:val="0"/>
      <w:marRight w:val="0"/>
      <w:marTop w:val="0"/>
      <w:marBottom w:val="0"/>
      <w:divBdr>
        <w:top w:val="none" w:sz="0" w:space="0" w:color="auto"/>
        <w:left w:val="none" w:sz="0" w:space="0" w:color="auto"/>
        <w:bottom w:val="none" w:sz="0" w:space="0" w:color="auto"/>
        <w:right w:val="none" w:sz="0" w:space="0" w:color="auto"/>
      </w:divBdr>
    </w:div>
    <w:div w:id="190698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rinity/Library/Group%20Containers/UBF8T346G9.Office/User%20Content.localized/Templates.localized/text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text1.dotx</Template>
  <TotalTime>16</TotalTime>
  <Pages>11</Pages>
  <Words>4328</Words>
  <Characters>24546</Characters>
  <Application>Microsoft Office Word</Application>
  <DocSecurity>0</DocSecurity>
  <Lines>402</Lines>
  <Paragraphs>176</Paragraphs>
  <ScaleCrop>false</ScaleCrop>
  <Company/>
  <LinksUpToDate>false</LinksUpToDate>
  <CharactersWithSpaces>28698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2</cp:revision>
  <dcterms:created xsi:type="dcterms:W3CDTF">2025-11-17T19:10:00Z</dcterms:created>
  <dcterms:modified xsi:type="dcterms:W3CDTF">2025-11-21T18:06:00Z</dcterms:modified>
</cp:coreProperties>
</file>